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4C90E2" w14:textId="77777777" w:rsidR="00531938" w:rsidRPr="00717B75" w:rsidRDefault="00F00B2B">
      <w:pPr>
        <w:rPr>
          <w:b/>
          <w:sz w:val="32"/>
        </w:rPr>
      </w:pPr>
      <w:r w:rsidRPr="00717B75">
        <w:rPr>
          <w:b/>
          <w:sz w:val="32"/>
        </w:rPr>
        <w:t xml:space="preserve">COMP30019 Project 2 Report </w:t>
      </w:r>
    </w:p>
    <w:p w14:paraId="3B5F16ED" w14:textId="77777777" w:rsidR="00F00B2B" w:rsidRPr="00F00B2B" w:rsidRDefault="00F00B2B">
      <w:pPr>
        <w:rPr>
          <w:b/>
        </w:rPr>
      </w:pPr>
    </w:p>
    <w:p w14:paraId="287E53DD" w14:textId="1A268F3F" w:rsidR="009930D7" w:rsidRPr="007013BE" w:rsidRDefault="00F00B2B">
      <w:pPr>
        <w:rPr>
          <w:b/>
          <w:sz w:val="28"/>
        </w:rPr>
      </w:pPr>
      <w:r w:rsidRPr="00717B75">
        <w:rPr>
          <w:b/>
          <w:sz w:val="28"/>
        </w:rPr>
        <w:t>Meteor</w:t>
      </w:r>
      <w:ins w:id="0" w:author="Michael Marshall" w:date="2017-10-13T16:27:00Z">
        <w:r w:rsidR="00627E76">
          <w:rPr>
            <w:b/>
            <w:sz w:val="28"/>
          </w:rPr>
          <w:t xml:space="preserve"> Buster</w:t>
        </w:r>
      </w:ins>
      <w:del w:id="1" w:author="Michael Marshall" w:date="2017-10-13T16:27:00Z">
        <w:r w:rsidRPr="00717B75" w:rsidDel="00627E76">
          <w:rPr>
            <w:b/>
            <w:sz w:val="28"/>
          </w:rPr>
          <w:delText xml:space="preserve"> Madness</w:delText>
        </w:r>
      </w:del>
    </w:p>
    <w:p w14:paraId="11640341" w14:textId="77777777" w:rsidR="009930D7" w:rsidRDefault="009930D7">
      <w:pPr>
        <w:rPr>
          <w:b/>
        </w:rPr>
      </w:pPr>
    </w:p>
    <w:p w14:paraId="44DD9068" w14:textId="13823EF3" w:rsidR="00F00B2B" w:rsidRPr="00294D51" w:rsidRDefault="00F00B2B">
      <w:pPr>
        <w:rPr>
          <w:sz w:val="22"/>
          <w:rPrChange w:id="2" w:author="Myles Adams" w:date="2017-10-25T09:29:00Z">
            <w:rPr/>
          </w:rPrChange>
        </w:rPr>
      </w:pPr>
      <w:r w:rsidRPr="00294D51">
        <w:rPr>
          <w:sz w:val="22"/>
          <w:rPrChange w:id="3" w:author="Myles Adams" w:date="2017-10-25T09:29:00Z">
            <w:rPr/>
          </w:rPrChange>
        </w:rPr>
        <w:t xml:space="preserve">Michael Marshall </w:t>
      </w:r>
      <w:r w:rsidRPr="00294D51">
        <w:rPr>
          <w:sz w:val="22"/>
          <w:rPrChange w:id="4" w:author="Myles Adams" w:date="2017-10-25T09:29:00Z">
            <w:rPr/>
          </w:rPrChange>
        </w:rPr>
        <w:tab/>
        <w:t>–</w:t>
      </w:r>
      <w:del w:id="5" w:author="Michael Marshall" w:date="2017-10-13T16:27:00Z">
        <w:r w:rsidRPr="00294D51" w:rsidDel="00627E76">
          <w:rPr>
            <w:sz w:val="22"/>
            <w:rPrChange w:id="6" w:author="Myles Adams" w:date="2017-10-25T09:29:00Z">
              <w:rPr/>
            </w:rPrChange>
          </w:rPr>
          <w:tab/>
          <w:delText>123456</w:delText>
        </w:r>
      </w:del>
      <w:ins w:id="7" w:author="Michael Marshall" w:date="2017-10-13T16:27:00Z">
        <w:r w:rsidR="00627E76" w:rsidRPr="00294D51">
          <w:rPr>
            <w:sz w:val="22"/>
            <w:rPrChange w:id="8" w:author="Myles Adams" w:date="2017-10-25T09:29:00Z">
              <w:rPr/>
            </w:rPrChange>
          </w:rPr>
          <w:t xml:space="preserve"> </w:t>
        </w:r>
      </w:ins>
      <w:ins w:id="9" w:author="Myles Adams" w:date="2017-10-24T21:36:00Z">
        <w:r w:rsidR="00A91EEB" w:rsidRPr="00294D51">
          <w:rPr>
            <w:sz w:val="22"/>
            <w:rPrChange w:id="10" w:author="Myles Adams" w:date="2017-10-25T09:29:00Z">
              <w:rPr/>
            </w:rPrChange>
          </w:rPr>
          <w:tab/>
        </w:r>
      </w:ins>
      <w:ins w:id="11" w:author="Michael Marshall" w:date="2017-10-13T16:27:00Z">
        <w:r w:rsidR="00627E76" w:rsidRPr="00294D51">
          <w:rPr>
            <w:sz w:val="22"/>
            <w:rPrChange w:id="12" w:author="Myles Adams" w:date="2017-10-25T09:29:00Z">
              <w:rPr/>
            </w:rPrChange>
          </w:rPr>
          <w:t>758622</w:t>
        </w:r>
      </w:ins>
    </w:p>
    <w:p w14:paraId="02F9BDAD" w14:textId="3CC27B22" w:rsidR="00F00B2B" w:rsidRPr="00294D51" w:rsidRDefault="00F00B2B">
      <w:pPr>
        <w:rPr>
          <w:sz w:val="22"/>
          <w:rPrChange w:id="13" w:author="Myles Adams" w:date="2017-10-25T09:29:00Z">
            <w:rPr/>
          </w:rPrChange>
        </w:rPr>
      </w:pPr>
      <w:r w:rsidRPr="00294D51">
        <w:rPr>
          <w:sz w:val="22"/>
          <w:rPrChange w:id="14" w:author="Myles Adams" w:date="2017-10-25T09:29:00Z">
            <w:rPr/>
          </w:rPrChange>
        </w:rPr>
        <w:t xml:space="preserve">Myles Adams </w:t>
      </w:r>
      <w:r w:rsidR="004C1D1B" w:rsidRPr="00294D51">
        <w:rPr>
          <w:sz w:val="22"/>
          <w:rPrChange w:id="15" w:author="Myles Adams" w:date="2017-10-25T09:29:00Z">
            <w:rPr/>
          </w:rPrChange>
        </w:rPr>
        <w:tab/>
      </w:r>
      <w:r w:rsidRPr="00294D51">
        <w:rPr>
          <w:sz w:val="22"/>
          <w:rPrChange w:id="16" w:author="Myles Adams" w:date="2017-10-25T09:29:00Z">
            <w:rPr/>
          </w:rPrChange>
        </w:rPr>
        <w:tab/>
        <w:t xml:space="preserve">– </w:t>
      </w:r>
      <w:r w:rsidRPr="00294D51">
        <w:rPr>
          <w:sz w:val="22"/>
          <w:rPrChange w:id="17" w:author="Myles Adams" w:date="2017-10-25T09:29:00Z">
            <w:rPr/>
          </w:rPrChange>
        </w:rPr>
        <w:tab/>
        <w:t>761125</w:t>
      </w:r>
    </w:p>
    <w:p w14:paraId="41EE4BCC" w14:textId="77777777" w:rsidR="00F00B2B" w:rsidRPr="00294D51" w:rsidRDefault="00F00B2B">
      <w:pPr>
        <w:rPr>
          <w:sz w:val="22"/>
          <w:rPrChange w:id="18" w:author="Myles Adams" w:date="2017-10-25T09:29:00Z">
            <w:rPr/>
          </w:rPrChange>
        </w:rPr>
      </w:pPr>
    </w:p>
    <w:p w14:paraId="6DDEA28E" w14:textId="77777777" w:rsidR="00F00B2B" w:rsidRPr="00294D51" w:rsidRDefault="00F00B2B">
      <w:pPr>
        <w:rPr>
          <w:sz w:val="22"/>
          <w:rPrChange w:id="19" w:author="Myles Adams" w:date="2017-10-25T09:29:00Z">
            <w:rPr/>
          </w:rPrChange>
        </w:rPr>
      </w:pPr>
      <w:r w:rsidRPr="00294D51">
        <w:rPr>
          <w:sz w:val="22"/>
          <w:rPrChange w:id="20" w:author="Myles Adams" w:date="2017-10-25T09:29:00Z">
            <w:rPr/>
          </w:rPrChange>
        </w:rPr>
        <w:t xml:space="preserve">Tutorial: </w:t>
      </w:r>
      <w:r w:rsidRPr="00294D51">
        <w:rPr>
          <w:sz w:val="22"/>
          <w:rPrChange w:id="21" w:author="Myles Adams" w:date="2017-10-25T09:29:00Z">
            <w:rPr/>
          </w:rPrChange>
        </w:rPr>
        <w:tab/>
        <w:t>Monday 3:15pm</w:t>
      </w:r>
    </w:p>
    <w:p w14:paraId="110F2371" w14:textId="77777777" w:rsidR="00F00B2B" w:rsidRDefault="00F00B2B">
      <w:pPr>
        <w:rPr>
          <w:b/>
        </w:rPr>
      </w:pPr>
    </w:p>
    <w:p w14:paraId="0CCF514A" w14:textId="77777777" w:rsidR="009930D7" w:rsidRPr="009930D7" w:rsidRDefault="009930D7"/>
    <w:p w14:paraId="086E2FF2" w14:textId="77777777" w:rsidR="00F00B2B" w:rsidDel="001E040E" w:rsidRDefault="00F00B2B">
      <w:pPr>
        <w:rPr>
          <w:del w:id="22" w:author="Myles Adams" w:date="2017-10-25T09:37:00Z"/>
        </w:rPr>
      </w:pPr>
    </w:p>
    <w:p w14:paraId="6FF6329E" w14:textId="77777777" w:rsidR="001E040E" w:rsidRDefault="001E040E">
      <w:pPr>
        <w:rPr>
          <w:ins w:id="23" w:author="Myles Adams" w:date="2017-10-25T09:37:00Z"/>
        </w:rPr>
      </w:pPr>
    </w:p>
    <w:p w14:paraId="5300BDF9" w14:textId="77777777" w:rsidR="001E040E" w:rsidRDefault="001E040E">
      <w:pPr>
        <w:rPr>
          <w:ins w:id="24" w:author="Myles Adams" w:date="2017-10-25T09:37:00Z"/>
        </w:rPr>
      </w:pPr>
    </w:p>
    <w:p w14:paraId="5E84ECEC" w14:textId="77777777" w:rsidR="001E040E" w:rsidRDefault="001E040E">
      <w:pPr>
        <w:rPr>
          <w:ins w:id="25" w:author="Myles Adams" w:date="2017-10-25T09:37:00Z"/>
          <w:b/>
        </w:rPr>
      </w:pPr>
    </w:p>
    <w:p w14:paraId="063202E7" w14:textId="77777777" w:rsidR="00F00B2B" w:rsidDel="001E040E" w:rsidRDefault="00F00B2B">
      <w:pPr>
        <w:rPr>
          <w:del w:id="26" w:author="Myles Adams" w:date="2017-10-25T09:37:00Z"/>
        </w:rPr>
      </w:pPr>
    </w:p>
    <w:p w14:paraId="47A5FCEF" w14:textId="77777777" w:rsidR="00F00B2B" w:rsidDel="001E040E" w:rsidRDefault="00F00B2B">
      <w:pPr>
        <w:rPr>
          <w:del w:id="27" w:author="Myles Adams" w:date="2017-10-25T09:37:00Z"/>
        </w:rPr>
      </w:pPr>
    </w:p>
    <w:p w14:paraId="45E52C53" w14:textId="77777777" w:rsidR="00F00B2B" w:rsidRDefault="00F00B2B"/>
    <w:p w14:paraId="03E23B48" w14:textId="77777777" w:rsidR="00F00B2B" w:rsidRDefault="00F00B2B"/>
    <w:p w14:paraId="1908E571" w14:textId="77777777" w:rsidR="00F00B2B" w:rsidRDefault="00F00B2B"/>
    <w:p w14:paraId="0556E0F1" w14:textId="77777777" w:rsidR="00F00B2B" w:rsidRDefault="00F00B2B"/>
    <w:p w14:paraId="729C5DE9" w14:textId="77777777" w:rsidR="00DB5BA4" w:rsidRDefault="00DB5BA4"/>
    <w:p w14:paraId="73CB9619" w14:textId="77777777" w:rsidR="00DB5BA4" w:rsidRDefault="00DB5BA4"/>
    <w:p w14:paraId="644A30FF" w14:textId="77777777" w:rsidR="00DB5BA4" w:rsidRDefault="00DB5BA4"/>
    <w:p w14:paraId="0D46807B" w14:textId="77777777" w:rsidR="00DB5BA4" w:rsidRDefault="00DB5BA4"/>
    <w:p w14:paraId="64BB99FE" w14:textId="77777777" w:rsidR="00DB5BA4" w:rsidRDefault="00DB5BA4"/>
    <w:p w14:paraId="0C0F7EAB" w14:textId="77777777" w:rsidR="00DB5BA4" w:rsidRDefault="00DB5BA4"/>
    <w:p w14:paraId="497B0DFC" w14:textId="77777777" w:rsidR="00DB5BA4" w:rsidRDefault="00DB5BA4"/>
    <w:p w14:paraId="10D4484D" w14:textId="77777777" w:rsidR="00DB5BA4" w:rsidRDefault="00DB5BA4"/>
    <w:p w14:paraId="3AE67DF3" w14:textId="77777777" w:rsidR="00DB5BA4" w:rsidRDefault="00DB5BA4"/>
    <w:p w14:paraId="377AB429" w14:textId="77777777" w:rsidR="00DB5BA4" w:rsidRDefault="00DB5BA4"/>
    <w:p w14:paraId="795E5D69" w14:textId="77777777" w:rsidR="00DB5BA4" w:rsidRDefault="00DB5BA4"/>
    <w:p w14:paraId="71003C90" w14:textId="77777777" w:rsidR="00F00B2B" w:rsidRDefault="00F00B2B"/>
    <w:p w14:paraId="6741F054" w14:textId="77777777" w:rsidR="007013BE" w:rsidRDefault="007013BE"/>
    <w:p w14:paraId="40C1E988" w14:textId="0D291543" w:rsidR="00F00B2B" w:rsidRDefault="00F00B2B" w:rsidP="00F00B2B">
      <w:pPr>
        <w:rPr>
          <w:ins w:id="28" w:author="Myles Adams" w:date="2017-10-25T09:34:00Z"/>
        </w:rPr>
      </w:pPr>
    </w:p>
    <w:p w14:paraId="5272310A" w14:textId="77777777" w:rsidR="00294D51" w:rsidRDefault="00294D51" w:rsidP="00F00B2B">
      <w:pPr>
        <w:rPr>
          <w:ins w:id="29" w:author="Myles Adams" w:date="2017-10-25T09:34:00Z"/>
        </w:rPr>
      </w:pPr>
    </w:p>
    <w:p w14:paraId="01D02354" w14:textId="77777777" w:rsidR="00294D51" w:rsidRDefault="00294D51" w:rsidP="00F00B2B">
      <w:pPr>
        <w:rPr>
          <w:ins w:id="30" w:author="Myles Adams" w:date="2017-10-25T09:34:00Z"/>
        </w:rPr>
      </w:pPr>
    </w:p>
    <w:p w14:paraId="28E80710" w14:textId="77777777" w:rsidR="00294D51" w:rsidRPr="00F00B2B" w:rsidRDefault="00294D51" w:rsidP="00F00B2B"/>
    <w:p w14:paraId="3E57B53D" w14:textId="0728B902" w:rsidR="009930D7" w:rsidRPr="00294D51" w:rsidRDefault="00D5135A" w:rsidP="0045073B">
      <w:pPr>
        <w:rPr>
          <w:b/>
          <w:i/>
          <w:sz w:val="22"/>
          <w:rPrChange w:id="31" w:author="Myles Adams" w:date="2017-10-25T09:34:00Z">
            <w:rPr>
              <w:b/>
            </w:rPr>
          </w:rPrChange>
        </w:rPr>
      </w:pPr>
      <w:ins w:id="32" w:author="Myles Adams" w:date="2017-10-25T09:54:00Z">
        <w:r>
          <w:rPr>
            <w:b/>
            <w:i/>
            <w:sz w:val="22"/>
          </w:rPr>
          <w:lastRenderedPageBreak/>
          <w:t>A b</w:t>
        </w:r>
      </w:ins>
      <w:del w:id="33" w:author="Myles Adams" w:date="2017-10-25T09:54:00Z">
        <w:r w:rsidR="00F00B2B" w:rsidRPr="00294D51" w:rsidDel="00D5135A">
          <w:rPr>
            <w:b/>
            <w:i/>
            <w:sz w:val="22"/>
            <w:rPrChange w:id="34" w:author="Myles Adams" w:date="2017-10-25T09:34:00Z">
              <w:rPr>
                <w:b/>
              </w:rPr>
            </w:rPrChange>
          </w:rPr>
          <w:delText>B</w:delText>
        </w:r>
      </w:del>
      <w:r w:rsidR="00F00B2B" w:rsidRPr="00294D51">
        <w:rPr>
          <w:b/>
          <w:i/>
          <w:sz w:val="22"/>
          <w:rPrChange w:id="35" w:author="Myles Adams" w:date="2017-10-25T09:34:00Z">
            <w:rPr>
              <w:b/>
            </w:rPr>
          </w:rPrChange>
        </w:rPr>
        <w:t>rief explanation of the game</w:t>
      </w:r>
      <w:r w:rsidR="0045073B" w:rsidRPr="00294D51">
        <w:rPr>
          <w:b/>
          <w:i/>
          <w:sz w:val="22"/>
          <w:rPrChange w:id="36" w:author="Myles Adams" w:date="2017-10-25T09:34:00Z">
            <w:rPr>
              <w:b/>
            </w:rPr>
          </w:rPrChange>
        </w:rPr>
        <w:t>:</w:t>
      </w:r>
    </w:p>
    <w:p w14:paraId="45D0BC14" w14:textId="262346D4" w:rsidR="009930D7" w:rsidRPr="00294D51" w:rsidRDefault="00294D51" w:rsidP="009930D7">
      <w:pPr>
        <w:rPr>
          <w:sz w:val="22"/>
          <w:rPrChange w:id="37" w:author="Myles Adams" w:date="2017-10-25T09:30:00Z">
            <w:rPr/>
          </w:rPrChange>
        </w:rPr>
      </w:pPr>
      <w:r w:rsidRPr="00294D51">
        <w:rPr>
          <w:i/>
          <w:noProof/>
          <w:sz w:val="22"/>
          <w:rPrChange w:id="38" w:author="Myles Adams" w:date="2017-10-25T09:34:00Z">
            <w:rPr>
              <w:noProof/>
            </w:rPr>
          </w:rPrChange>
        </w:rPr>
        <w:drawing>
          <wp:anchor distT="0" distB="0" distL="114300" distR="114300" simplePos="0" relativeHeight="251658240" behindDoc="0" locked="0" layoutInCell="1" allowOverlap="1" wp14:anchorId="61A3F436" wp14:editId="0B330604">
            <wp:simplePos x="0" y="0"/>
            <wp:positionH relativeFrom="column">
              <wp:posOffset>457200</wp:posOffset>
            </wp:positionH>
            <wp:positionV relativeFrom="paragraph">
              <wp:posOffset>211455</wp:posOffset>
            </wp:positionV>
            <wp:extent cx="5057140" cy="2851150"/>
            <wp:effectExtent l="0" t="0" r="0" b="0"/>
            <wp:wrapSquare wrapText="bothSides"/>
            <wp:docPr id="2" name="Picture 2" descr="Macintosh HD:Users:meadams:Dropbox:Screenshots:Screenshot 2017-10-12 21.09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eadams:Dropbox:Screenshots:Screenshot 2017-10-12 21.09.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6D8949" w14:textId="77777777" w:rsidR="00294D51" w:rsidRDefault="00294D51" w:rsidP="001919F1">
      <w:pPr>
        <w:rPr>
          <w:ins w:id="39" w:author="Myles Adams" w:date="2017-10-25T09:34:00Z"/>
          <w:sz w:val="22"/>
        </w:rPr>
      </w:pPr>
    </w:p>
    <w:p w14:paraId="24387164" w14:textId="77777777" w:rsidR="00294D51" w:rsidRDefault="00294D51" w:rsidP="001919F1">
      <w:pPr>
        <w:rPr>
          <w:ins w:id="40" w:author="Myles Adams" w:date="2017-10-25T09:34:00Z"/>
          <w:sz w:val="22"/>
        </w:rPr>
      </w:pPr>
    </w:p>
    <w:p w14:paraId="2462C1D3" w14:textId="77777777" w:rsidR="00294D51" w:rsidRDefault="00294D51" w:rsidP="001919F1">
      <w:pPr>
        <w:rPr>
          <w:ins w:id="41" w:author="Myles Adams" w:date="2017-10-25T09:34:00Z"/>
          <w:sz w:val="22"/>
        </w:rPr>
      </w:pPr>
    </w:p>
    <w:p w14:paraId="7BB293D7" w14:textId="77777777" w:rsidR="00294D51" w:rsidRDefault="00294D51" w:rsidP="001919F1">
      <w:pPr>
        <w:rPr>
          <w:ins w:id="42" w:author="Myles Adams" w:date="2017-10-25T09:34:00Z"/>
          <w:sz w:val="22"/>
        </w:rPr>
      </w:pPr>
    </w:p>
    <w:p w14:paraId="0CDE974B" w14:textId="77777777" w:rsidR="00294D51" w:rsidRDefault="00294D51" w:rsidP="001919F1">
      <w:pPr>
        <w:rPr>
          <w:ins w:id="43" w:author="Myles Adams" w:date="2017-10-25T09:34:00Z"/>
          <w:sz w:val="22"/>
        </w:rPr>
      </w:pPr>
    </w:p>
    <w:p w14:paraId="525ED935" w14:textId="77777777" w:rsidR="00294D51" w:rsidRDefault="00294D51" w:rsidP="001919F1">
      <w:pPr>
        <w:rPr>
          <w:ins w:id="44" w:author="Myles Adams" w:date="2017-10-25T09:34:00Z"/>
          <w:sz w:val="22"/>
        </w:rPr>
      </w:pPr>
    </w:p>
    <w:p w14:paraId="1BBFB29A" w14:textId="77777777" w:rsidR="00294D51" w:rsidRDefault="00294D51" w:rsidP="001919F1">
      <w:pPr>
        <w:rPr>
          <w:ins w:id="45" w:author="Myles Adams" w:date="2017-10-25T09:34:00Z"/>
          <w:sz w:val="22"/>
        </w:rPr>
      </w:pPr>
    </w:p>
    <w:p w14:paraId="24338A73" w14:textId="77777777" w:rsidR="00294D51" w:rsidRDefault="00294D51" w:rsidP="001919F1">
      <w:pPr>
        <w:rPr>
          <w:ins w:id="46" w:author="Myles Adams" w:date="2017-10-25T09:34:00Z"/>
          <w:sz w:val="22"/>
        </w:rPr>
      </w:pPr>
    </w:p>
    <w:p w14:paraId="685322B6" w14:textId="77777777" w:rsidR="00294D51" w:rsidRDefault="00294D51" w:rsidP="001919F1">
      <w:pPr>
        <w:rPr>
          <w:ins w:id="47" w:author="Myles Adams" w:date="2017-10-25T09:34:00Z"/>
          <w:sz w:val="22"/>
        </w:rPr>
      </w:pPr>
    </w:p>
    <w:p w14:paraId="2BFD9D33" w14:textId="77777777" w:rsidR="00294D51" w:rsidRDefault="00294D51" w:rsidP="001919F1">
      <w:pPr>
        <w:rPr>
          <w:ins w:id="48" w:author="Myles Adams" w:date="2017-10-25T09:34:00Z"/>
          <w:sz w:val="22"/>
        </w:rPr>
      </w:pPr>
    </w:p>
    <w:p w14:paraId="58677E27" w14:textId="77777777" w:rsidR="00294D51" w:rsidRDefault="00294D51" w:rsidP="001919F1">
      <w:pPr>
        <w:rPr>
          <w:ins w:id="49" w:author="Myles Adams" w:date="2017-10-25T09:34:00Z"/>
          <w:sz w:val="22"/>
        </w:rPr>
      </w:pPr>
    </w:p>
    <w:p w14:paraId="155F7670" w14:textId="77777777" w:rsidR="00294D51" w:rsidRDefault="00294D51" w:rsidP="001919F1">
      <w:pPr>
        <w:rPr>
          <w:ins w:id="50" w:author="Myles Adams" w:date="2017-10-25T09:34:00Z"/>
          <w:sz w:val="22"/>
        </w:rPr>
      </w:pPr>
    </w:p>
    <w:p w14:paraId="0A4F591E" w14:textId="77777777" w:rsidR="00294D51" w:rsidRDefault="00294D51" w:rsidP="001919F1">
      <w:pPr>
        <w:rPr>
          <w:ins w:id="51" w:author="Myles Adams" w:date="2017-10-25T09:34:00Z"/>
          <w:sz w:val="22"/>
        </w:rPr>
      </w:pPr>
    </w:p>
    <w:p w14:paraId="52423A27" w14:textId="5B9B968B" w:rsidR="001919F1" w:rsidRPr="00294D51" w:rsidRDefault="009930D7" w:rsidP="001919F1">
      <w:pPr>
        <w:rPr>
          <w:sz w:val="22"/>
          <w:rPrChange w:id="52" w:author="Myles Adams" w:date="2017-10-25T09:30:00Z">
            <w:rPr/>
          </w:rPrChange>
        </w:rPr>
      </w:pPr>
      <w:r w:rsidRPr="00294D51">
        <w:rPr>
          <w:sz w:val="22"/>
          <w:rPrChange w:id="53" w:author="Myles Adams" w:date="2017-10-25T09:30:00Z">
            <w:rPr/>
          </w:rPrChange>
        </w:rPr>
        <w:t xml:space="preserve">Meteor </w:t>
      </w:r>
      <w:ins w:id="54" w:author="Michael Marshall" w:date="2017-10-13T16:27:00Z">
        <w:r w:rsidR="00627E76" w:rsidRPr="00294D51">
          <w:rPr>
            <w:sz w:val="22"/>
            <w:rPrChange w:id="55" w:author="Myles Adams" w:date="2017-10-25T09:30:00Z">
              <w:rPr/>
            </w:rPrChange>
          </w:rPr>
          <w:t xml:space="preserve">Buster </w:t>
        </w:r>
      </w:ins>
      <w:r w:rsidRPr="00294D51">
        <w:rPr>
          <w:sz w:val="22"/>
          <w:rPrChange w:id="56" w:author="Myles Adams" w:date="2017-10-25T09:30:00Z">
            <w:rPr/>
          </w:rPrChange>
        </w:rPr>
        <w:t>is a simple</w:t>
      </w:r>
      <w:del w:id="57" w:author="Myles Adams" w:date="2017-10-25T09:38:00Z">
        <w:r w:rsidRPr="00294D51" w:rsidDel="001E040E">
          <w:rPr>
            <w:sz w:val="22"/>
            <w:rPrChange w:id="58" w:author="Myles Adams" w:date="2017-10-25T09:30:00Z">
              <w:rPr/>
            </w:rPrChange>
          </w:rPr>
          <w:delText xml:space="preserve"> game</w:delText>
        </w:r>
      </w:del>
      <w:r w:rsidRPr="00294D51">
        <w:rPr>
          <w:sz w:val="22"/>
          <w:rPrChange w:id="59" w:author="Myles Adams" w:date="2017-10-25T09:30:00Z">
            <w:rPr/>
          </w:rPrChange>
        </w:rPr>
        <w:t xml:space="preserve"> ‘paddle and ball’ game</w:t>
      </w:r>
      <w:ins w:id="60" w:author="Myles Adams" w:date="2017-10-25T09:38:00Z">
        <w:r w:rsidR="001E040E">
          <w:rPr>
            <w:sz w:val="22"/>
          </w:rPr>
          <w:t xml:space="preserve">.  </w:t>
        </w:r>
      </w:ins>
      <w:del w:id="61" w:author="Myles Adams" w:date="2017-10-25T09:38:00Z">
        <w:r w:rsidRPr="00294D51" w:rsidDel="001E040E">
          <w:rPr>
            <w:sz w:val="22"/>
            <w:rPrChange w:id="62" w:author="Myles Adams" w:date="2017-10-25T09:30:00Z">
              <w:rPr/>
            </w:rPrChange>
          </w:rPr>
          <w:delText>, in which players must destroy all the objects</w:delText>
        </w:r>
      </w:del>
      <w:ins w:id="63" w:author="Michael Marshall" w:date="2017-10-13T16:27:00Z">
        <w:del w:id="64" w:author="Myles Adams" w:date="2017-10-25T09:38:00Z">
          <w:r w:rsidR="00627E76" w:rsidRPr="00294D51" w:rsidDel="001E040E">
            <w:rPr>
              <w:sz w:val="22"/>
              <w:rPrChange w:id="65" w:author="Myles Adams" w:date="2017-10-25T09:30:00Z">
                <w:rPr/>
              </w:rPrChange>
            </w:rPr>
            <w:delText xml:space="preserve">(read: meteors) </w:delText>
          </w:r>
        </w:del>
      </w:ins>
      <w:del w:id="66" w:author="Myles Adams" w:date="2017-10-25T09:37:00Z">
        <w:r w:rsidRPr="00294D51" w:rsidDel="001E040E">
          <w:rPr>
            <w:sz w:val="22"/>
            <w:rPrChange w:id="67" w:author="Myles Adams" w:date="2017-10-25T09:30:00Z">
              <w:rPr/>
            </w:rPrChange>
          </w:rPr>
          <w:delText xml:space="preserve"> </w:delText>
        </w:r>
      </w:del>
      <w:del w:id="68" w:author="Myles Adams" w:date="2017-10-25T09:38:00Z">
        <w:r w:rsidRPr="00294D51" w:rsidDel="001E040E">
          <w:rPr>
            <w:sz w:val="22"/>
            <w:rPrChange w:id="69" w:author="Myles Adams" w:date="2017-10-25T09:30:00Z">
              <w:rPr/>
            </w:rPrChange>
          </w:rPr>
          <w:delText xml:space="preserve">in the arena without the ball falling </w:delText>
        </w:r>
      </w:del>
      <w:ins w:id="70" w:author="Michael Marshall" w:date="2017-10-13T16:27:00Z">
        <w:del w:id="71" w:author="Myles Adams" w:date="2017-10-25T09:38:00Z">
          <w:r w:rsidR="00627E76" w:rsidRPr="00294D51" w:rsidDel="001E040E">
            <w:rPr>
              <w:sz w:val="22"/>
              <w:rPrChange w:id="72" w:author="Myles Adams" w:date="2017-10-25T09:30:00Z">
                <w:rPr/>
              </w:rPrChange>
            </w:rPr>
            <w:delText xml:space="preserve">past </w:delText>
          </w:r>
        </w:del>
      </w:ins>
      <w:del w:id="73" w:author="Myles Adams" w:date="2017-10-25T09:37:00Z">
        <w:r w:rsidRPr="00294D51" w:rsidDel="001E040E">
          <w:rPr>
            <w:sz w:val="22"/>
            <w:rPrChange w:id="74" w:author="Myles Adams" w:date="2017-10-25T09:30:00Z">
              <w:rPr/>
            </w:rPrChange>
          </w:rPr>
          <w:delText xml:space="preserve">them.  </w:delText>
        </w:r>
      </w:del>
      <w:r w:rsidR="001919F1" w:rsidRPr="00294D51">
        <w:rPr>
          <w:sz w:val="22"/>
          <w:rPrChange w:id="75" w:author="Myles Adams" w:date="2017-10-25T09:30:00Z">
            <w:rPr/>
          </w:rPrChange>
        </w:rPr>
        <w:t>The aim of the game is to get the highest score possible before you die by running out of lives</w:t>
      </w:r>
      <w:ins w:id="76" w:author="Michael Marshall" w:date="2017-10-13T16:28:00Z">
        <w:del w:id="77" w:author="Myles Adams" w:date="2017-10-25T09:54:00Z">
          <w:r w:rsidR="00627E76" w:rsidRPr="00294D51" w:rsidDel="00D5135A">
            <w:rPr>
              <w:sz w:val="22"/>
              <w:rPrChange w:id="78" w:author="Myles Adams" w:date="2017-10-25T09:30:00Z">
                <w:rPr/>
              </w:rPrChange>
            </w:rPr>
            <w:delText>,</w:delText>
          </w:r>
        </w:del>
        <w:r w:rsidR="00627E76" w:rsidRPr="00294D51">
          <w:rPr>
            <w:sz w:val="22"/>
            <w:rPrChange w:id="79" w:author="Myles Adams" w:date="2017-10-25T09:30:00Z">
              <w:rPr/>
            </w:rPrChange>
          </w:rPr>
          <w:t xml:space="preserve"> and to complete all </w:t>
        </w:r>
      </w:ins>
      <w:ins w:id="80" w:author="Myles Adams" w:date="2017-10-25T10:00:00Z">
        <w:r w:rsidR="00A12984">
          <w:rPr>
            <w:sz w:val="22"/>
          </w:rPr>
          <w:t>three</w:t>
        </w:r>
      </w:ins>
      <w:ins w:id="81" w:author="Michael Marshall" w:date="2017-10-13T16:28:00Z">
        <w:del w:id="82" w:author="Myles Adams" w:date="2017-10-25T10:00:00Z">
          <w:r w:rsidR="00627E76" w:rsidRPr="00294D51" w:rsidDel="00A12984">
            <w:rPr>
              <w:sz w:val="22"/>
              <w:rPrChange w:id="83" w:author="Myles Adams" w:date="2017-10-25T09:30:00Z">
                <w:rPr/>
              </w:rPrChange>
            </w:rPr>
            <w:delText>3</w:delText>
          </w:r>
        </w:del>
        <w:r w:rsidR="00627E76" w:rsidRPr="00294D51">
          <w:rPr>
            <w:sz w:val="22"/>
            <w:rPrChange w:id="84" w:author="Myles Adams" w:date="2017-10-25T09:30:00Z">
              <w:rPr/>
            </w:rPrChange>
          </w:rPr>
          <w:t xml:space="preserve"> stages of the game</w:t>
        </w:r>
      </w:ins>
      <w:r w:rsidR="001919F1" w:rsidRPr="00294D51">
        <w:rPr>
          <w:sz w:val="22"/>
          <w:rPrChange w:id="85" w:author="Myles Adams" w:date="2017-10-25T09:30:00Z">
            <w:rPr/>
          </w:rPrChange>
        </w:rPr>
        <w:t xml:space="preserve">. </w:t>
      </w:r>
    </w:p>
    <w:p w14:paraId="39090383" w14:textId="77777777" w:rsidR="001919F1" w:rsidRPr="00294D51" w:rsidRDefault="001919F1" w:rsidP="009930D7">
      <w:pPr>
        <w:rPr>
          <w:sz w:val="22"/>
          <w:rPrChange w:id="86" w:author="Myles Adams" w:date="2017-10-25T09:30:00Z">
            <w:rPr/>
          </w:rPrChange>
        </w:rPr>
      </w:pPr>
    </w:p>
    <w:p w14:paraId="3AFCAB08" w14:textId="2B446E96" w:rsidR="00072047" w:rsidRPr="00294D51" w:rsidRDefault="009930D7" w:rsidP="00072047">
      <w:pPr>
        <w:rPr>
          <w:sz w:val="22"/>
          <w:rPrChange w:id="87" w:author="Myles Adams" w:date="2017-10-25T09:30:00Z">
            <w:rPr/>
          </w:rPrChange>
        </w:rPr>
      </w:pPr>
      <w:r w:rsidRPr="00294D51">
        <w:rPr>
          <w:sz w:val="22"/>
          <w:rPrChange w:id="88" w:author="Myles Adams" w:date="2017-10-25T09:30:00Z">
            <w:rPr/>
          </w:rPrChange>
        </w:rPr>
        <w:t>The player has</w:t>
      </w:r>
      <w:del w:id="89" w:author="Myles Adams" w:date="2017-10-25T09:54:00Z">
        <w:r w:rsidRPr="00294D51" w:rsidDel="00D5135A">
          <w:rPr>
            <w:sz w:val="22"/>
            <w:rPrChange w:id="90" w:author="Myles Adams" w:date="2017-10-25T09:30:00Z">
              <w:rPr/>
            </w:rPrChange>
          </w:rPr>
          <w:delText xml:space="preserve"> </w:delText>
        </w:r>
      </w:del>
      <w:ins w:id="91" w:author="Myles Adams" w:date="2017-10-25T09:54:00Z">
        <w:r w:rsidR="00D5135A">
          <w:rPr>
            <w:sz w:val="22"/>
          </w:rPr>
          <w:t xml:space="preserve"> the </w:t>
        </w:r>
      </w:ins>
      <w:r w:rsidRPr="00294D51">
        <w:rPr>
          <w:sz w:val="22"/>
          <w:rPrChange w:id="92" w:author="Myles Adams" w:date="2017-10-25T09:30:00Z">
            <w:rPr/>
          </w:rPrChange>
        </w:rPr>
        <w:t>responsibility of the paddle at the</w:t>
      </w:r>
      <w:r w:rsidR="00071239" w:rsidRPr="00294D51">
        <w:rPr>
          <w:sz w:val="22"/>
          <w:rPrChange w:id="93" w:author="Myles Adams" w:date="2017-10-25T09:30:00Z">
            <w:rPr/>
          </w:rPrChange>
        </w:rPr>
        <w:t xml:space="preserve"> bottom of the screen</w:t>
      </w:r>
      <w:ins w:id="94" w:author="Myles Adams" w:date="2017-10-25T09:39:00Z">
        <w:r w:rsidR="001E040E">
          <w:rPr>
            <w:sz w:val="22"/>
          </w:rPr>
          <w:t xml:space="preserve">.  </w:t>
        </w:r>
      </w:ins>
      <w:del w:id="95" w:author="Myles Adams" w:date="2017-10-25T09:39:00Z">
        <w:r w:rsidR="00071239" w:rsidRPr="00294D51" w:rsidDel="001E040E">
          <w:rPr>
            <w:sz w:val="22"/>
            <w:rPrChange w:id="96" w:author="Myles Adams" w:date="2017-10-25T09:30:00Z">
              <w:rPr/>
            </w:rPrChange>
          </w:rPr>
          <w:delText xml:space="preserve">, where </w:delText>
        </w:r>
      </w:del>
      <w:ins w:id="97" w:author="Myles Adams" w:date="2017-10-25T09:39:00Z">
        <w:r w:rsidR="001E040E">
          <w:rPr>
            <w:sz w:val="22"/>
          </w:rPr>
          <w:t xml:space="preserve">They need to </w:t>
        </w:r>
      </w:ins>
      <w:del w:id="98" w:author="Myles Adams" w:date="2017-10-25T09:39:00Z">
        <w:r w:rsidRPr="00294D51" w:rsidDel="001E040E">
          <w:rPr>
            <w:sz w:val="22"/>
            <w:rPrChange w:id="99" w:author="Myles Adams" w:date="2017-10-25T09:30:00Z">
              <w:rPr/>
            </w:rPrChange>
          </w:rPr>
          <w:delText xml:space="preserve">the aim is to ensure that the </w:delText>
        </w:r>
      </w:del>
      <w:ins w:id="100" w:author="Myles Adams" w:date="2017-10-25T09:39:00Z">
        <w:r w:rsidR="001E040E">
          <w:rPr>
            <w:sz w:val="22"/>
          </w:rPr>
          <w:t xml:space="preserve">try </w:t>
        </w:r>
      </w:ins>
      <w:ins w:id="101" w:author="Myles Adams" w:date="2017-10-25T10:00:00Z">
        <w:r w:rsidR="00A12984">
          <w:rPr>
            <w:sz w:val="22"/>
          </w:rPr>
          <w:t>and</w:t>
        </w:r>
      </w:ins>
      <w:ins w:id="102" w:author="Myles Adams" w:date="2017-10-25T09:39:00Z">
        <w:r w:rsidR="001E040E">
          <w:rPr>
            <w:sz w:val="22"/>
          </w:rPr>
          <w:t xml:space="preserve"> not let the </w:t>
        </w:r>
      </w:ins>
      <w:r w:rsidRPr="00294D51">
        <w:rPr>
          <w:sz w:val="22"/>
          <w:rPrChange w:id="103" w:author="Myles Adams" w:date="2017-10-25T09:30:00Z">
            <w:rPr/>
          </w:rPrChange>
        </w:rPr>
        <w:t xml:space="preserve">ball </w:t>
      </w:r>
      <w:del w:id="104" w:author="Myles Adams" w:date="2017-10-25T09:39:00Z">
        <w:r w:rsidRPr="00294D51" w:rsidDel="001E040E">
          <w:rPr>
            <w:sz w:val="22"/>
            <w:rPrChange w:id="105" w:author="Myles Adams" w:date="2017-10-25T09:30:00Z">
              <w:rPr/>
            </w:rPrChange>
          </w:rPr>
          <w:delText>doesn’t</w:delText>
        </w:r>
      </w:del>
      <w:del w:id="106" w:author="Myles Adams" w:date="2017-10-25T09:41:00Z">
        <w:r w:rsidRPr="00294D51" w:rsidDel="001E040E">
          <w:rPr>
            <w:sz w:val="22"/>
            <w:rPrChange w:id="107" w:author="Myles Adams" w:date="2017-10-25T09:30:00Z">
              <w:rPr/>
            </w:rPrChange>
          </w:rPr>
          <w:delText xml:space="preserve"> </w:delText>
        </w:r>
      </w:del>
      <w:ins w:id="108" w:author="Myles Adams" w:date="2017-10-25T09:41:00Z">
        <w:r w:rsidR="001E040E">
          <w:rPr>
            <w:sz w:val="22"/>
          </w:rPr>
          <w:t xml:space="preserve">(read: asteroid) </w:t>
        </w:r>
      </w:ins>
      <w:r w:rsidRPr="00294D51">
        <w:rPr>
          <w:sz w:val="22"/>
          <w:rPrChange w:id="109" w:author="Myles Adams" w:date="2017-10-25T09:30:00Z">
            <w:rPr/>
          </w:rPrChange>
        </w:rPr>
        <w:t xml:space="preserve">fall beneath the </w:t>
      </w:r>
      <w:r w:rsidR="00071239" w:rsidRPr="00294D51">
        <w:rPr>
          <w:sz w:val="22"/>
          <w:rPrChange w:id="110" w:author="Myles Adams" w:date="2017-10-25T09:30:00Z">
            <w:rPr/>
          </w:rPrChange>
        </w:rPr>
        <w:t xml:space="preserve">paddle.  </w:t>
      </w:r>
      <w:r w:rsidR="00F75E03" w:rsidRPr="00294D51">
        <w:rPr>
          <w:sz w:val="22"/>
          <w:rPrChange w:id="111" w:author="Myles Adams" w:date="2017-10-25T09:30:00Z">
            <w:rPr/>
          </w:rPrChange>
        </w:rPr>
        <w:t>This game has</w:t>
      </w:r>
      <w:ins w:id="112" w:author="Myles Adams" w:date="2017-10-25T09:39:00Z">
        <w:r w:rsidR="001E040E">
          <w:rPr>
            <w:sz w:val="22"/>
          </w:rPr>
          <w:t xml:space="preserve"> a main menu and</w:t>
        </w:r>
      </w:ins>
      <w:r w:rsidR="00072047" w:rsidRPr="00294D51">
        <w:rPr>
          <w:sz w:val="22"/>
          <w:rPrChange w:id="113" w:author="Myles Adams" w:date="2017-10-25T09:30:00Z">
            <w:rPr/>
          </w:rPrChange>
        </w:rPr>
        <w:t xml:space="preserve"> three d</w:t>
      </w:r>
      <w:r w:rsidR="005F3230" w:rsidRPr="00294D51">
        <w:rPr>
          <w:sz w:val="22"/>
          <w:rPrChange w:id="114" w:author="Myles Adams" w:date="2017-10-25T09:30:00Z">
            <w:rPr/>
          </w:rPrChange>
        </w:rPr>
        <w:t>ifferent levels, which increase</w:t>
      </w:r>
      <w:r w:rsidR="00072047" w:rsidRPr="00294D51">
        <w:rPr>
          <w:sz w:val="22"/>
          <w:rPrChange w:id="115" w:author="Myles Adams" w:date="2017-10-25T09:30:00Z">
            <w:rPr/>
          </w:rPrChange>
        </w:rPr>
        <w:t xml:space="preserve"> in diffi</w:t>
      </w:r>
      <w:r w:rsidR="005F3230" w:rsidRPr="00294D51">
        <w:rPr>
          <w:sz w:val="22"/>
          <w:rPrChange w:id="116" w:author="Myles Adams" w:date="2017-10-25T09:30:00Z">
            <w:rPr/>
          </w:rPrChange>
        </w:rPr>
        <w:t>culty as the player progresses</w:t>
      </w:r>
      <w:del w:id="117" w:author="Myles Adams" w:date="2017-10-25T09:40:00Z">
        <w:r w:rsidR="005F3230" w:rsidRPr="00294D51" w:rsidDel="001E040E">
          <w:rPr>
            <w:sz w:val="22"/>
            <w:rPrChange w:id="118" w:author="Myles Adams" w:date="2017-10-25T09:30:00Z">
              <w:rPr/>
            </w:rPrChange>
          </w:rPr>
          <w:delText>, and a main menu</w:delText>
        </w:r>
      </w:del>
      <w:r w:rsidR="005F3230" w:rsidRPr="00294D51">
        <w:rPr>
          <w:sz w:val="22"/>
          <w:rPrChange w:id="119" w:author="Myles Adams" w:date="2017-10-25T09:30:00Z">
            <w:rPr/>
          </w:rPrChange>
        </w:rPr>
        <w:t>.</w:t>
      </w:r>
      <w:ins w:id="120" w:author="Myles Adams" w:date="2017-10-25T09:40:00Z">
        <w:r w:rsidR="001E040E">
          <w:rPr>
            <w:sz w:val="22"/>
          </w:rPr>
          <w:t xml:space="preserve">  </w:t>
        </w:r>
      </w:ins>
      <w:del w:id="121" w:author="Myles Adams" w:date="2017-10-25T09:40:00Z">
        <w:r w:rsidR="00072047" w:rsidRPr="00294D51" w:rsidDel="001E040E">
          <w:rPr>
            <w:sz w:val="22"/>
            <w:rPrChange w:id="122" w:author="Myles Adams" w:date="2017-10-25T09:30:00Z">
              <w:rPr/>
            </w:rPrChange>
          </w:rPr>
          <w:delText xml:space="preserve"> </w:delText>
        </w:r>
      </w:del>
      <w:r w:rsidR="00D32991" w:rsidRPr="00294D51">
        <w:rPr>
          <w:sz w:val="22"/>
          <w:rPrChange w:id="123" w:author="Myles Adams" w:date="2017-10-25T09:30:00Z">
            <w:rPr/>
          </w:rPrChange>
        </w:rPr>
        <w:t>The main menu contains the option to adjust the volume and perhaps more importantly adjust the difficulty of the game (easy, medium or hard).</w:t>
      </w:r>
      <w:ins w:id="124" w:author="Michael Marshall" w:date="2017-10-13T16:28:00Z">
        <w:r w:rsidR="00627E76" w:rsidRPr="00294D51">
          <w:rPr>
            <w:sz w:val="22"/>
            <w:rPrChange w:id="125" w:author="Myles Adams" w:date="2017-10-25T09:30:00Z">
              <w:rPr/>
            </w:rPrChange>
          </w:rPr>
          <w:t xml:space="preserve"> </w:t>
        </w:r>
      </w:ins>
      <w:ins w:id="126" w:author="Myles Adams" w:date="2017-10-25T09:40:00Z">
        <w:r w:rsidR="001E040E">
          <w:rPr>
            <w:sz w:val="22"/>
          </w:rPr>
          <w:t xml:space="preserve"> </w:t>
        </w:r>
      </w:ins>
      <w:ins w:id="127" w:author="Michael Marshall" w:date="2017-10-13T16:28:00Z">
        <w:r w:rsidR="00627E76" w:rsidRPr="00294D51">
          <w:rPr>
            <w:sz w:val="22"/>
            <w:rPrChange w:id="128" w:author="Myles Adams" w:date="2017-10-25T09:30:00Z">
              <w:rPr/>
            </w:rPrChange>
          </w:rPr>
          <w:t>Th</w:t>
        </w:r>
        <w:del w:id="129" w:author="Myles Adams" w:date="2017-10-25T09:40:00Z">
          <w:r w:rsidR="00627E76" w:rsidRPr="00294D51" w:rsidDel="001E040E">
            <w:rPr>
              <w:sz w:val="22"/>
              <w:rPrChange w:id="130" w:author="Myles Adams" w:date="2017-10-25T09:30:00Z">
                <w:rPr/>
              </w:rPrChange>
            </w:rPr>
            <w:delText xml:space="preserve">is </w:delText>
          </w:r>
        </w:del>
      </w:ins>
      <w:ins w:id="131" w:author="Myles Adams" w:date="2017-10-25T09:40:00Z">
        <w:r w:rsidR="001E040E">
          <w:rPr>
            <w:sz w:val="22"/>
          </w:rPr>
          <w:t xml:space="preserve">e difficulty </w:t>
        </w:r>
      </w:ins>
      <w:ins w:id="132" w:author="Michael Marshall" w:date="2017-10-13T16:28:00Z">
        <w:r w:rsidR="00627E76" w:rsidRPr="00294D51">
          <w:rPr>
            <w:sz w:val="22"/>
            <w:rPrChange w:id="133" w:author="Myles Adams" w:date="2017-10-25T09:30:00Z">
              <w:rPr/>
            </w:rPrChange>
          </w:rPr>
          <w:t>adjusts the speed of the ball in the game.</w:t>
        </w:r>
      </w:ins>
    </w:p>
    <w:p w14:paraId="0B56DCAA" w14:textId="77777777" w:rsidR="00AB1B2D" w:rsidRPr="00294D51" w:rsidRDefault="00AB1B2D" w:rsidP="009930D7">
      <w:pPr>
        <w:rPr>
          <w:sz w:val="22"/>
          <w:rPrChange w:id="134" w:author="Myles Adams" w:date="2017-10-25T09:30:00Z">
            <w:rPr/>
          </w:rPrChange>
        </w:rPr>
      </w:pPr>
    </w:p>
    <w:p w14:paraId="73CC19B6" w14:textId="2D600AD4" w:rsidR="009930D7" w:rsidRPr="00294D51" w:rsidRDefault="00071239" w:rsidP="009930D7">
      <w:pPr>
        <w:rPr>
          <w:sz w:val="22"/>
          <w:rPrChange w:id="135" w:author="Myles Adams" w:date="2017-10-25T09:30:00Z">
            <w:rPr/>
          </w:rPrChange>
        </w:rPr>
      </w:pPr>
      <w:r w:rsidRPr="00294D51">
        <w:rPr>
          <w:sz w:val="22"/>
          <w:rPrChange w:id="136" w:author="Myles Adams" w:date="2017-10-25T09:30:00Z">
            <w:rPr/>
          </w:rPrChange>
        </w:rPr>
        <w:t xml:space="preserve">All </w:t>
      </w:r>
      <w:r w:rsidR="00086915" w:rsidRPr="00294D51">
        <w:rPr>
          <w:sz w:val="22"/>
          <w:rPrChange w:id="137" w:author="Myles Adams" w:date="2017-10-25T09:30:00Z">
            <w:rPr/>
          </w:rPrChange>
        </w:rPr>
        <w:t xml:space="preserve">objects </w:t>
      </w:r>
      <w:del w:id="138" w:author="Michael John Marshall" w:date="2017-10-25T13:21:00Z">
        <w:r w:rsidR="00086915" w:rsidRPr="00294D51" w:rsidDel="001F0829">
          <w:rPr>
            <w:sz w:val="22"/>
            <w:rPrChange w:id="139" w:author="Myles Adams" w:date="2017-10-25T09:30:00Z">
              <w:rPr/>
            </w:rPrChange>
          </w:rPr>
          <w:delText>display</w:delText>
        </w:r>
        <w:r w:rsidRPr="00294D51" w:rsidDel="001F0829">
          <w:rPr>
            <w:sz w:val="22"/>
            <w:rPrChange w:id="140" w:author="Myles Adams" w:date="2017-10-25T09:30:00Z">
              <w:rPr/>
            </w:rPrChange>
          </w:rPr>
          <w:delText xml:space="preserve"> </w:delText>
        </w:r>
      </w:del>
      <w:ins w:id="141" w:author="Michael John Marshall" w:date="2017-10-25T13:21:00Z">
        <w:r w:rsidR="001F0829">
          <w:rPr>
            <w:sz w:val="22"/>
          </w:rPr>
          <w:t>have</w:t>
        </w:r>
        <w:r w:rsidR="001F0829" w:rsidRPr="00294D51">
          <w:rPr>
            <w:sz w:val="22"/>
            <w:rPrChange w:id="142" w:author="Myles Adams" w:date="2017-10-25T09:30:00Z">
              <w:rPr/>
            </w:rPrChange>
          </w:rPr>
          <w:t xml:space="preserve"> </w:t>
        </w:r>
      </w:ins>
      <w:del w:id="143" w:author="Michael John Marshall" w:date="2017-10-25T13:21:00Z">
        <w:r w:rsidRPr="00294D51" w:rsidDel="001F0829">
          <w:rPr>
            <w:sz w:val="22"/>
            <w:rPrChange w:id="144" w:author="Myles Adams" w:date="2017-10-25T09:30:00Z">
              <w:rPr/>
            </w:rPrChange>
          </w:rPr>
          <w:delText>rigid</w:delText>
        </w:r>
      </w:del>
      <w:ins w:id="145" w:author="Michael John Marshall" w:date="2017-10-25T13:21:00Z">
        <w:r w:rsidR="001F0829" w:rsidRPr="00294D51">
          <w:rPr>
            <w:sz w:val="22"/>
            <w:rPrChange w:id="146" w:author="Myles Adams" w:date="2017-10-25T09:30:00Z">
              <w:rPr>
                <w:sz w:val="22"/>
              </w:rPr>
            </w:rPrChange>
          </w:rPr>
          <w:t>rigid</w:t>
        </w:r>
        <w:r w:rsidR="001F0829">
          <w:rPr>
            <w:sz w:val="22"/>
          </w:rPr>
          <w:t xml:space="preserve"> body</w:t>
        </w:r>
      </w:ins>
      <w:r w:rsidRPr="00294D51">
        <w:rPr>
          <w:sz w:val="22"/>
          <w:rPrChange w:id="147" w:author="Myles Adams" w:date="2017-10-25T09:30:00Z">
            <w:rPr/>
          </w:rPrChange>
        </w:rPr>
        <w:t xml:space="preserve"> properties, so the ball </w:t>
      </w:r>
      <w:r w:rsidR="009568D0" w:rsidRPr="00294D51">
        <w:rPr>
          <w:sz w:val="22"/>
          <w:rPrChange w:id="148" w:author="Myles Adams" w:date="2017-10-25T09:30:00Z">
            <w:rPr/>
          </w:rPrChange>
        </w:rPr>
        <w:t>ricochets</w:t>
      </w:r>
      <w:ins w:id="149" w:author="Myles Adams" w:date="2017-10-25T10:01:00Z">
        <w:r w:rsidR="00A12984">
          <w:rPr>
            <w:sz w:val="22"/>
          </w:rPr>
          <w:t xml:space="preserve"> or bounces</w:t>
        </w:r>
      </w:ins>
      <w:r w:rsidR="009568D0" w:rsidRPr="00294D51">
        <w:rPr>
          <w:sz w:val="22"/>
          <w:rPrChange w:id="150" w:author="Myles Adams" w:date="2017-10-25T09:30:00Z">
            <w:rPr/>
          </w:rPrChange>
        </w:rPr>
        <w:t xml:space="preserve"> </w:t>
      </w:r>
      <w:del w:id="151" w:author="Myles Adams" w:date="2017-10-25T09:55:00Z">
        <w:r w:rsidR="009568D0" w:rsidRPr="00294D51" w:rsidDel="00F329F2">
          <w:rPr>
            <w:sz w:val="22"/>
            <w:rPrChange w:id="152" w:author="Myles Adams" w:date="2017-10-25T09:30:00Z">
              <w:rPr/>
            </w:rPrChange>
          </w:rPr>
          <w:delText xml:space="preserve">bounces </w:delText>
        </w:r>
      </w:del>
      <w:r w:rsidR="009568D0" w:rsidRPr="00294D51">
        <w:rPr>
          <w:sz w:val="22"/>
          <w:rPrChange w:id="153" w:author="Myles Adams" w:date="2017-10-25T09:30:00Z">
            <w:rPr/>
          </w:rPrChange>
        </w:rPr>
        <w:t>off any object</w:t>
      </w:r>
      <w:ins w:id="154" w:author="Myles Adams" w:date="2017-10-25T09:40:00Z">
        <w:r w:rsidR="001E040E">
          <w:rPr>
            <w:sz w:val="22"/>
          </w:rPr>
          <w:t xml:space="preserve"> </w:t>
        </w:r>
      </w:ins>
      <w:del w:id="155" w:author="Myles Adams" w:date="2017-10-25T09:40:00Z">
        <w:r w:rsidR="009568D0" w:rsidRPr="00294D51" w:rsidDel="001E040E">
          <w:rPr>
            <w:sz w:val="22"/>
            <w:rPrChange w:id="156" w:author="Myles Adams" w:date="2017-10-25T09:30:00Z">
              <w:rPr/>
            </w:rPrChange>
          </w:rPr>
          <w:delText xml:space="preserve"> an object </w:delText>
        </w:r>
      </w:del>
      <w:r w:rsidR="009568D0" w:rsidRPr="00294D51">
        <w:rPr>
          <w:sz w:val="22"/>
          <w:rPrChange w:id="157" w:author="Myles Adams" w:date="2017-10-25T09:30:00Z">
            <w:rPr/>
          </w:rPrChange>
        </w:rPr>
        <w:t>in its path.</w:t>
      </w:r>
      <w:r w:rsidR="00AB1B2D" w:rsidRPr="00294D51">
        <w:rPr>
          <w:sz w:val="22"/>
          <w:rPrChange w:id="158" w:author="Myles Adams" w:date="2017-10-25T09:30:00Z">
            <w:rPr/>
          </w:rPrChange>
        </w:rPr>
        <w:t xml:space="preserve">  Each different block (read: </w:t>
      </w:r>
      <w:del w:id="159" w:author="Myles Adams" w:date="2017-10-25T09:41:00Z">
        <w:r w:rsidR="00AB1B2D" w:rsidRPr="00294D51" w:rsidDel="001E040E">
          <w:rPr>
            <w:sz w:val="22"/>
            <w:rPrChange w:id="160" w:author="Myles Adams" w:date="2017-10-25T09:30:00Z">
              <w:rPr/>
            </w:rPrChange>
          </w:rPr>
          <w:delText>asteroid</w:delText>
        </w:r>
      </w:del>
      <w:ins w:id="161" w:author="Myles Adams" w:date="2017-10-25T09:41:00Z">
        <w:r w:rsidR="001E040E">
          <w:rPr>
            <w:sz w:val="22"/>
          </w:rPr>
          <w:t>meteor</w:t>
        </w:r>
      </w:ins>
      <w:r w:rsidR="00AB1B2D" w:rsidRPr="00294D51">
        <w:rPr>
          <w:sz w:val="22"/>
          <w:rPrChange w:id="162" w:author="Myles Adams" w:date="2017-10-25T09:30:00Z">
            <w:rPr/>
          </w:rPrChange>
        </w:rPr>
        <w:t xml:space="preserve">) has a certain amount of health and a specific score associated once it is destroyed.  </w:t>
      </w:r>
      <w:r w:rsidR="00D32991" w:rsidRPr="00294D51">
        <w:rPr>
          <w:sz w:val="22"/>
          <w:rPrChange w:id="163" w:author="Myles Adams" w:date="2017-10-25T09:30:00Z">
            <w:rPr/>
          </w:rPrChange>
        </w:rPr>
        <w:t>The rectangular blocks require one</w:t>
      </w:r>
      <w:r w:rsidR="00AB1B2D" w:rsidRPr="00294D51">
        <w:rPr>
          <w:sz w:val="22"/>
          <w:rPrChange w:id="164" w:author="Myles Adams" w:date="2017-10-25T09:30:00Z">
            <w:rPr/>
          </w:rPrChange>
        </w:rPr>
        <w:t xml:space="preserve"> hit to</w:t>
      </w:r>
      <w:r w:rsidR="00D32991" w:rsidRPr="00294D51">
        <w:rPr>
          <w:sz w:val="22"/>
          <w:rPrChange w:id="165" w:author="Myles Adams" w:date="2017-10-25T09:30:00Z">
            <w:rPr/>
          </w:rPrChange>
        </w:rPr>
        <w:t xml:space="preserve"> crumble, the diamonds require two</w:t>
      </w:r>
      <w:r w:rsidR="00AB1B2D" w:rsidRPr="00294D51">
        <w:rPr>
          <w:sz w:val="22"/>
          <w:rPrChange w:id="166" w:author="Myles Adams" w:date="2017-10-25T09:30:00Z">
            <w:rPr/>
          </w:rPrChange>
        </w:rPr>
        <w:t xml:space="preserve"> hits and the circles requir</w:t>
      </w:r>
      <w:r w:rsidR="00D32991" w:rsidRPr="00294D51">
        <w:rPr>
          <w:sz w:val="22"/>
          <w:rPrChange w:id="167" w:author="Myles Adams" w:date="2017-10-25T09:30:00Z">
            <w:rPr/>
          </w:rPrChange>
        </w:rPr>
        <w:t>e three</w:t>
      </w:r>
      <w:r w:rsidR="00AB1B2D" w:rsidRPr="00294D51">
        <w:rPr>
          <w:sz w:val="22"/>
          <w:rPrChange w:id="168" w:author="Myles Adams" w:date="2017-10-25T09:30:00Z">
            <w:rPr/>
          </w:rPrChange>
        </w:rPr>
        <w:t xml:space="preserve"> hit</w:t>
      </w:r>
      <w:r w:rsidR="00D32991" w:rsidRPr="00294D51">
        <w:rPr>
          <w:sz w:val="22"/>
          <w:rPrChange w:id="169" w:author="Myles Adams" w:date="2017-10-25T09:30:00Z">
            <w:rPr/>
          </w:rPrChange>
        </w:rPr>
        <w:t>s</w:t>
      </w:r>
      <w:r w:rsidR="00AB1B2D" w:rsidRPr="00294D51">
        <w:rPr>
          <w:sz w:val="22"/>
          <w:rPrChange w:id="170" w:author="Myles Adams" w:date="2017-10-25T09:30:00Z">
            <w:rPr/>
          </w:rPrChange>
        </w:rPr>
        <w:t>.</w:t>
      </w:r>
    </w:p>
    <w:p w14:paraId="0831E89A" w14:textId="77777777" w:rsidR="000C46C7" w:rsidRPr="00294D51" w:rsidRDefault="000C46C7">
      <w:pPr>
        <w:tabs>
          <w:tab w:val="left" w:pos="9072"/>
        </w:tabs>
        <w:rPr>
          <w:sz w:val="22"/>
          <w:rPrChange w:id="171" w:author="Myles Adams" w:date="2017-10-25T09:30:00Z">
            <w:rPr/>
          </w:rPrChange>
        </w:rPr>
        <w:pPrChange w:id="172" w:author="Myles Adams" w:date="2017-10-25T10:01:00Z">
          <w:pPr/>
        </w:pPrChange>
      </w:pPr>
    </w:p>
    <w:p w14:paraId="7DB50DD8" w14:textId="33B39BC0" w:rsidR="000C46C7" w:rsidRPr="00294D51" w:rsidRDefault="000C46C7" w:rsidP="009930D7">
      <w:pPr>
        <w:rPr>
          <w:sz w:val="22"/>
          <w:rPrChange w:id="173" w:author="Myles Adams" w:date="2017-10-25T09:30:00Z">
            <w:rPr/>
          </w:rPrChange>
        </w:rPr>
      </w:pPr>
      <w:r w:rsidRPr="00294D51">
        <w:rPr>
          <w:sz w:val="22"/>
          <w:rPrChange w:id="174" w:author="Myles Adams" w:date="2017-10-25T09:30:00Z">
            <w:rPr/>
          </w:rPrChange>
        </w:rPr>
        <w:t>Additionally, the blocks may randomly</w:t>
      </w:r>
      <w:r w:rsidR="00D32991" w:rsidRPr="00294D51">
        <w:rPr>
          <w:sz w:val="22"/>
          <w:rPrChange w:id="175" w:author="Myles Adams" w:date="2017-10-25T09:30:00Z">
            <w:rPr/>
          </w:rPrChange>
        </w:rPr>
        <w:t xml:space="preserve"> drop one of five</w:t>
      </w:r>
      <w:r w:rsidR="009B2CF7" w:rsidRPr="00294D51">
        <w:rPr>
          <w:sz w:val="22"/>
          <w:rPrChange w:id="176" w:author="Myles Adams" w:date="2017-10-25T09:30:00Z">
            <w:rPr/>
          </w:rPrChange>
        </w:rPr>
        <w:t xml:space="preserve"> different power</w:t>
      </w:r>
      <w:ins w:id="177" w:author="Myles Adams" w:date="2017-10-25T09:55:00Z">
        <w:r w:rsidR="00F329F2">
          <w:rPr>
            <w:sz w:val="22"/>
          </w:rPr>
          <w:t>-</w:t>
        </w:r>
      </w:ins>
      <w:del w:id="178" w:author="Myles Adams" w:date="2017-10-25T09:55:00Z">
        <w:r w:rsidR="009B2CF7" w:rsidRPr="00294D51" w:rsidDel="00F329F2">
          <w:rPr>
            <w:sz w:val="22"/>
            <w:rPrChange w:id="179" w:author="Myles Adams" w:date="2017-10-25T09:30:00Z">
              <w:rPr/>
            </w:rPrChange>
          </w:rPr>
          <w:delText xml:space="preserve"> </w:delText>
        </w:r>
      </w:del>
      <w:r w:rsidR="00AF7418" w:rsidRPr="00294D51">
        <w:rPr>
          <w:sz w:val="22"/>
          <w:rPrChange w:id="180" w:author="Myles Adams" w:date="2017-10-25T09:30:00Z">
            <w:rPr/>
          </w:rPrChange>
        </w:rPr>
        <w:t>ups that</w:t>
      </w:r>
      <w:r w:rsidR="00784FA1" w:rsidRPr="00294D51">
        <w:rPr>
          <w:sz w:val="22"/>
          <w:rPrChange w:id="181" w:author="Myles Adams" w:date="2017-10-25T09:30:00Z">
            <w:rPr/>
          </w:rPrChange>
        </w:rPr>
        <w:t xml:space="preserve"> alter the game</w:t>
      </w:r>
      <w:del w:id="182" w:author="Myles Adams" w:date="2017-10-25T09:55:00Z">
        <w:r w:rsidR="00784FA1" w:rsidRPr="00294D51" w:rsidDel="00F329F2">
          <w:rPr>
            <w:sz w:val="22"/>
            <w:rPrChange w:id="183" w:author="Myles Adams" w:date="2017-10-25T09:30:00Z">
              <w:rPr/>
            </w:rPrChange>
          </w:rPr>
          <w:delText xml:space="preserve"> </w:delText>
        </w:r>
      </w:del>
      <w:r w:rsidR="00784FA1" w:rsidRPr="00294D51">
        <w:rPr>
          <w:sz w:val="22"/>
          <w:rPrChange w:id="184" w:author="Myles Adams" w:date="2017-10-25T09:30:00Z">
            <w:rPr/>
          </w:rPrChange>
        </w:rPr>
        <w:t>play, which are activated when they land on the paddle.</w:t>
      </w:r>
      <w:r w:rsidR="00972D81" w:rsidRPr="00294D51">
        <w:rPr>
          <w:sz w:val="22"/>
          <w:rPrChange w:id="185" w:author="Myles Adams" w:date="2017-10-25T09:30:00Z">
            <w:rPr/>
          </w:rPrChange>
        </w:rPr>
        <w:t xml:space="preserve">  Besides the ‘shrink’ power-up, all other power-ups are advantageous for the player and should be </w:t>
      </w:r>
      <w:r w:rsidR="00C71D2D" w:rsidRPr="00294D51">
        <w:rPr>
          <w:sz w:val="22"/>
          <w:rPrChange w:id="186" w:author="Myles Adams" w:date="2017-10-25T09:30:00Z">
            <w:rPr/>
          </w:rPrChange>
        </w:rPr>
        <w:t>targeted.</w:t>
      </w:r>
    </w:p>
    <w:p w14:paraId="7546593D" w14:textId="749C058A" w:rsidR="001B3BA1" w:rsidRDefault="001B3BA1" w:rsidP="009930D7">
      <w:pPr>
        <w:rPr>
          <w:ins w:id="187" w:author="Myles Adams" w:date="2017-10-25T09:42:00Z"/>
          <w:sz w:val="22"/>
        </w:rPr>
      </w:pPr>
    </w:p>
    <w:p w14:paraId="3500AF80" w14:textId="77777777" w:rsidR="001E040E" w:rsidRDefault="001E040E" w:rsidP="009930D7">
      <w:pPr>
        <w:rPr>
          <w:ins w:id="188" w:author="Myles Adams" w:date="2017-10-25T09:42:00Z"/>
          <w:sz w:val="22"/>
        </w:rPr>
      </w:pPr>
    </w:p>
    <w:p w14:paraId="76598E73" w14:textId="77777777" w:rsidR="001E040E" w:rsidRPr="00294D51" w:rsidRDefault="001E040E" w:rsidP="009930D7">
      <w:pPr>
        <w:rPr>
          <w:sz w:val="22"/>
          <w:rPrChange w:id="189" w:author="Myles Adams" w:date="2017-10-25T09:30:00Z">
            <w:rPr/>
          </w:rPrChange>
        </w:rPr>
      </w:pPr>
    </w:p>
    <w:tbl>
      <w:tblPr>
        <w:tblStyle w:val="LightList"/>
        <w:tblW w:w="8567" w:type="dxa"/>
        <w:tblInd w:w="108" w:type="dxa"/>
        <w:tblLook w:val="04A0" w:firstRow="1" w:lastRow="0" w:firstColumn="1" w:lastColumn="0" w:noHBand="0" w:noVBand="1"/>
        <w:tblPrChange w:id="190" w:author="Myles Adams" w:date="2017-10-25T09:34:00Z">
          <w:tblPr>
            <w:tblStyle w:val="LightList"/>
            <w:tblW w:w="8567" w:type="dxa"/>
            <w:tblLook w:val="04A0" w:firstRow="1" w:lastRow="0" w:firstColumn="1" w:lastColumn="0" w:noHBand="0" w:noVBand="1"/>
          </w:tblPr>
        </w:tblPrChange>
      </w:tblPr>
      <w:tblGrid>
        <w:gridCol w:w="2150"/>
        <w:gridCol w:w="1705"/>
        <w:gridCol w:w="4712"/>
        <w:tblGridChange w:id="191">
          <w:tblGrid>
            <w:gridCol w:w="2150"/>
            <w:gridCol w:w="1705"/>
            <w:gridCol w:w="4712"/>
          </w:tblGrid>
        </w:tblGridChange>
      </w:tblGrid>
      <w:tr w:rsidR="00427C6A" w:rsidRPr="00294D51" w14:paraId="6361971B" w14:textId="77777777" w:rsidTr="00294D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81"/>
          <w:trPrChange w:id="192" w:author="Myles Adams" w:date="2017-10-25T09:34:00Z">
            <w:trPr>
              <w:trHeight w:val="1081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0" w:type="dxa"/>
            <w:tcPrChange w:id="193" w:author="Myles Adams" w:date="2017-10-25T09:34:00Z">
              <w:tcPr>
                <w:tcW w:w="1659" w:type="dxa"/>
              </w:tcPr>
            </w:tcPrChange>
          </w:tcPr>
          <w:p w14:paraId="13C0308B" w14:textId="2DFF330A" w:rsidR="00427C6A" w:rsidRPr="00294D51" w:rsidRDefault="00E255FA" w:rsidP="009930D7">
            <w:pPr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noProof/>
                <w:sz w:val="22"/>
                <w:rPrChange w:id="194" w:author="Myles Adams" w:date="2017-10-25T09:30:00Z">
                  <w:rPr>
                    <w:noProof/>
                  </w:rPr>
                </w:rPrChange>
              </w:rPr>
            </w:pPr>
            <w:r w:rsidRPr="00294D51">
              <w:rPr>
                <w:noProof/>
                <w:sz w:val="22"/>
                <w:rPrChange w:id="195" w:author="Myles Adams" w:date="2017-10-25T09:30:00Z">
                  <w:rPr>
                    <w:noProof/>
                  </w:rPr>
                </w:rPrChange>
              </w:rPr>
              <w:lastRenderedPageBreak/>
              <w:t xml:space="preserve">   </w:t>
            </w:r>
          </w:p>
          <w:p w14:paraId="21228D56" w14:textId="3255C6EC" w:rsidR="00427C6A" w:rsidRPr="00294D51" w:rsidRDefault="00E255FA" w:rsidP="009930D7">
            <w:pPr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noProof/>
                <w:sz w:val="22"/>
                <w:rPrChange w:id="196" w:author="Myles Adams" w:date="2017-10-25T09:30:00Z">
                  <w:rPr>
                    <w:noProof/>
                  </w:rPr>
                </w:rPrChange>
              </w:rPr>
            </w:pPr>
            <w:r w:rsidRPr="00294D51">
              <w:rPr>
                <w:noProof/>
                <w:sz w:val="22"/>
                <w:rPrChange w:id="197" w:author="Myles Adams" w:date="2017-10-25T09:30:00Z">
                  <w:rPr>
                    <w:noProof/>
                  </w:rPr>
                </w:rPrChange>
              </w:rPr>
              <w:t xml:space="preserve">    </w:t>
            </w:r>
            <w:r w:rsidR="00427C6A" w:rsidRPr="00294D51">
              <w:rPr>
                <w:noProof/>
                <w:sz w:val="22"/>
                <w:rPrChange w:id="198" w:author="Myles Adams" w:date="2017-10-25T09:30:00Z">
                  <w:rPr>
                    <w:noProof/>
                  </w:rPr>
                </w:rPrChange>
              </w:rPr>
              <w:t>Type</w:t>
            </w:r>
          </w:p>
        </w:tc>
        <w:tc>
          <w:tcPr>
            <w:tcW w:w="1705" w:type="dxa"/>
            <w:tcPrChange w:id="199" w:author="Myles Adams" w:date="2017-10-25T09:34:00Z">
              <w:tcPr>
                <w:tcW w:w="1783" w:type="dxa"/>
              </w:tcPr>
            </w:tcPrChange>
          </w:tcPr>
          <w:p w14:paraId="77B532D2" w14:textId="77777777" w:rsidR="00427C6A" w:rsidRPr="00294D51" w:rsidRDefault="00427C6A" w:rsidP="009930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2"/>
                <w:rPrChange w:id="200" w:author="Myles Adams" w:date="2017-10-25T09:30:00Z">
                  <w:rPr>
                    <w:noProof/>
                  </w:rPr>
                </w:rPrChange>
              </w:rPr>
            </w:pPr>
          </w:p>
          <w:p w14:paraId="4594CF32" w14:textId="7EA32988" w:rsidR="00427C6A" w:rsidRPr="00294D51" w:rsidRDefault="00E255FA" w:rsidP="009930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2"/>
                <w:rPrChange w:id="201" w:author="Myles Adams" w:date="2017-10-25T09:30:00Z">
                  <w:rPr>
                    <w:noProof/>
                  </w:rPr>
                </w:rPrChange>
              </w:rPr>
            </w:pPr>
            <w:r w:rsidRPr="00294D51">
              <w:rPr>
                <w:noProof/>
                <w:sz w:val="22"/>
                <w:rPrChange w:id="202" w:author="Myles Adams" w:date="2017-10-25T09:30:00Z">
                  <w:rPr>
                    <w:noProof/>
                  </w:rPr>
                </w:rPrChange>
              </w:rPr>
              <w:t xml:space="preserve">  </w:t>
            </w:r>
            <w:r w:rsidR="00427C6A" w:rsidRPr="00294D51">
              <w:rPr>
                <w:noProof/>
                <w:sz w:val="22"/>
                <w:rPrChange w:id="203" w:author="Myles Adams" w:date="2017-10-25T09:30:00Z">
                  <w:rPr>
                    <w:noProof/>
                  </w:rPr>
                </w:rPrChange>
              </w:rPr>
              <w:t>Image</w:t>
            </w:r>
          </w:p>
        </w:tc>
        <w:tc>
          <w:tcPr>
            <w:tcW w:w="4712" w:type="dxa"/>
            <w:tcPrChange w:id="204" w:author="Myles Adams" w:date="2017-10-25T09:34:00Z">
              <w:tcPr>
                <w:tcW w:w="5125" w:type="dxa"/>
              </w:tcPr>
            </w:tcPrChange>
          </w:tcPr>
          <w:p w14:paraId="7D6BA2F0" w14:textId="77777777" w:rsidR="00427C6A" w:rsidRPr="00294D51" w:rsidRDefault="00427C6A" w:rsidP="009930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rPrChange w:id="205" w:author="Myles Adams" w:date="2017-10-25T09:30:00Z">
                  <w:rPr/>
                </w:rPrChange>
              </w:rPr>
            </w:pPr>
          </w:p>
          <w:p w14:paraId="78DD786B" w14:textId="597C61C9" w:rsidR="00427C6A" w:rsidRPr="00294D51" w:rsidRDefault="00427C6A" w:rsidP="009930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rPrChange w:id="206" w:author="Myles Adams" w:date="2017-10-25T09:30:00Z">
                  <w:rPr/>
                </w:rPrChange>
              </w:rPr>
            </w:pPr>
            <w:r w:rsidRPr="00294D51">
              <w:rPr>
                <w:sz w:val="22"/>
                <w:rPrChange w:id="207" w:author="Myles Adams" w:date="2017-10-25T09:30:00Z">
                  <w:rPr/>
                </w:rPrChange>
              </w:rPr>
              <w:t>Description</w:t>
            </w:r>
          </w:p>
        </w:tc>
      </w:tr>
      <w:tr w:rsidR="00427C6A" w:rsidRPr="00294D51" w14:paraId="7BFBC6E5" w14:textId="77777777" w:rsidTr="00294D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1"/>
          <w:trPrChange w:id="208" w:author="Myles Adams" w:date="2017-10-25T09:34:00Z">
            <w:trPr>
              <w:trHeight w:val="1081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0" w:type="dxa"/>
            <w:tcPrChange w:id="209" w:author="Myles Adams" w:date="2017-10-25T09:34:00Z">
              <w:tcPr>
                <w:tcW w:w="1659" w:type="dxa"/>
              </w:tcPr>
            </w:tcPrChange>
          </w:tcPr>
          <w:p w14:paraId="4BAC6FDF" w14:textId="77777777" w:rsidR="00427C6A" w:rsidRPr="00294D51" w:rsidRDefault="00427C6A" w:rsidP="009930D7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noProof/>
                <w:sz w:val="22"/>
                <w:rPrChange w:id="210" w:author="Myles Adams" w:date="2017-10-25T09:30:00Z">
                  <w:rPr>
                    <w:noProof/>
                  </w:rPr>
                </w:rPrChange>
              </w:rPr>
            </w:pPr>
          </w:p>
          <w:p w14:paraId="3D122CCA" w14:textId="23D9B855" w:rsidR="00427C6A" w:rsidRPr="00294D51" w:rsidRDefault="00E255FA" w:rsidP="009930D7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noProof/>
                <w:sz w:val="22"/>
                <w:rPrChange w:id="211" w:author="Myles Adams" w:date="2017-10-25T09:30:00Z">
                  <w:rPr>
                    <w:noProof/>
                  </w:rPr>
                </w:rPrChange>
              </w:rPr>
            </w:pPr>
            <w:r w:rsidRPr="00294D51">
              <w:rPr>
                <w:noProof/>
                <w:sz w:val="22"/>
                <w:rPrChange w:id="212" w:author="Myles Adams" w:date="2017-10-25T09:30:00Z">
                  <w:rPr>
                    <w:noProof/>
                  </w:rPr>
                </w:rPrChange>
              </w:rPr>
              <w:t xml:space="preserve">    </w:t>
            </w:r>
            <w:r w:rsidR="00427C6A" w:rsidRPr="00294D51">
              <w:rPr>
                <w:noProof/>
                <w:sz w:val="22"/>
                <w:rPrChange w:id="213" w:author="Myles Adams" w:date="2017-10-25T09:30:00Z">
                  <w:rPr>
                    <w:noProof/>
                  </w:rPr>
                </w:rPrChange>
              </w:rPr>
              <w:t>Magnet</w:t>
            </w:r>
          </w:p>
        </w:tc>
        <w:tc>
          <w:tcPr>
            <w:tcW w:w="1705" w:type="dxa"/>
            <w:tcPrChange w:id="214" w:author="Myles Adams" w:date="2017-10-25T09:34:00Z">
              <w:tcPr>
                <w:tcW w:w="1783" w:type="dxa"/>
              </w:tcPr>
            </w:tcPrChange>
          </w:tcPr>
          <w:p w14:paraId="24316B13" w14:textId="287574E5" w:rsidR="00427C6A" w:rsidRPr="00294D51" w:rsidRDefault="00427C6A" w:rsidP="009930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rPrChange w:id="215" w:author="Myles Adams" w:date="2017-10-25T09:30:00Z">
                  <w:rPr/>
                </w:rPrChange>
              </w:rPr>
            </w:pPr>
            <w:r w:rsidRPr="00294D51">
              <w:rPr>
                <w:noProof/>
                <w:sz w:val="22"/>
                <w:rPrChange w:id="216" w:author="Myles Adams" w:date="2017-10-25T09:30:00Z">
                  <w:rPr>
                    <w:noProof/>
                  </w:rPr>
                </w:rPrChange>
              </w:rPr>
              <w:drawing>
                <wp:anchor distT="0" distB="0" distL="114300" distR="114300" simplePos="0" relativeHeight="251678720" behindDoc="0" locked="0" layoutInCell="1" allowOverlap="1" wp14:anchorId="67CF3F9F" wp14:editId="3F4F3D8E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111125</wp:posOffset>
                  </wp:positionV>
                  <wp:extent cx="536575" cy="522605"/>
                  <wp:effectExtent l="6985" t="0" r="3810" b="3810"/>
                  <wp:wrapSquare wrapText="bothSides"/>
                  <wp:docPr id="4" name="Picture 4" descr="Macintosh HD:Users:meadams:Dropbox:Screenshots:Screenshot 2017-10-12 21.26.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 descr="Macintosh HD:Users:meadams:Dropbox:Screenshots:Screenshot 2017-10-12 21.26.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0" b="100000" l="238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36575" cy="52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12" w:type="dxa"/>
            <w:tcPrChange w:id="217" w:author="Myles Adams" w:date="2017-10-25T09:34:00Z">
              <w:tcPr>
                <w:tcW w:w="5125" w:type="dxa"/>
              </w:tcPr>
            </w:tcPrChange>
          </w:tcPr>
          <w:p w14:paraId="0ACD5706" w14:textId="77777777" w:rsidR="00427C6A" w:rsidRPr="00294D51" w:rsidRDefault="00427C6A" w:rsidP="009930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8"/>
                <w:rPrChange w:id="218" w:author="Myles Adams" w:date="2017-10-25T09:30:00Z">
                  <w:rPr>
                    <w:b/>
                    <w:sz w:val="10"/>
                  </w:rPr>
                </w:rPrChange>
              </w:rPr>
            </w:pPr>
          </w:p>
          <w:p w14:paraId="16E57665" w14:textId="0C6AEC0C" w:rsidR="00427C6A" w:rsidRPr="00294D51" w:rsidRDefault="00427C6A" w:rsidP="009930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rPrChange w:id="219" w:author="Myles Adams" w:date="2017-10-25T09:30:00Z">
                  <w:rPr/>
                </w:rPrChange>
              </w:rPr>
            </w:pPr>
            <w:r w:rsidRPr="00294D51">
              <w:rPr>
                <w:sz w:val="22"/>
                <w:rPrChange w:id="220" w:author="Myles Adams" w:date="2017-10-25T09:30:00Z">
                  <w:rPr/>
                </w:rPrChange>
              </w:rPr>
              <w:t>Makes the ball stick to the paddle, allowing the player to cho</w:t>
            </w:r>
            <w:ins w:id="221" w:author="Myles Adams" w:date="2017-10-25T09:56:00Z">
              <w:r w:rsidR="00F329F2">
                <w:rPr>
                  <w:sz w:val="22"/>
                </w:rPr>
                <w:t>os</w:t>
              </w:r>
            </w:ins>
            <w:del w:id="222" w:author="Myles Adams" w:date="2017-10-25T09:56:00Z">
              <w:r w:rsidRPr="00294D51" w:rsidDel="00F329F2">
                <w:rPr>
                  <w:sz w:val="22"/>
                  <w:rPrChange w:id="223" w:author="Myles Adams" w:date="2017-10-25T09:30:00Z">
                    <w:rPr/>
                  </w:rPrChange>
                </w:rPr>
                <w:delText>ic</w:delText>
              </w:r>
            </w:del>
            <w:r w:rsidRPr="00294D51">
              <w:rPr>
                <w:sz w:val="22"/>
                <w:rPrChange w:id="224" w:author="Myles Adams" w:date="2017-10-25T09:30:00Z">
                  <w:rPr/>
                </w:rPrChange>
              </w:rPr>
              <w:t>e the balls release point</w:t>
            </w:r>
          </w:p>
        </w:tc>
      </w:tr>
      <w:tr w:rsidR="00427C6A" w:rsidRPr="00294D51" w14:paraId="22D0AB22" w14:textId="77777777" w:rsidTr="00294D51">
        <w:trPr>
          <w:trHeight w:val="737"/>
          <w:trPrChange w:id="225" w:author="Myles Adams" w:date="2017-10-25T09:34:00Z">
            <w:trPr>
              <w:trHeight w:val="737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0" w:type="dxa"/>
            <w:tcPrChange w:id="226" w:author="Myles Adams" w:date="2017-10-25T09:34:00Z">
              <w:tcPr>
                <w:tcW w:w="1659" w:type="dxa"/>
              </w:tcPr>
            </w:tcPrChange>
          </w:tcPr>
          <w:p w14:paraId="314CA4AA" w14:textId="77777777" w:rsidR="00427C6A" w:rsidRPr="00294D51" w:rsidRDefault="00427C6A" w:rsidP="009930D7">
            <w:pPr>
              <w:rPr>
                <w:noProof/>
                <w:sz w:val="16"/>
                <w:rPrChange w:id="227" w:author="Myles Adams" w:date="2017-10-25T09:30:00Z">
                  <w:rPr>
                    <w:noProof/>
                    <w:sz w:val="18"/>
                  </w:rPr>
                </w:rPrChange>
              </w:rPr>
            </w:pPr>
          </w:p>
          <w:p w14:paraId="10D27A20" w14:textId="728147FA" w:rsidR="00427C6A" w:rsidRPr="00294D51" w:rsidRDefault="00E255FA" w:rsidP="009930D7">
            <w:pPr>
              <w:rPr>
                <w:noProof/>
                <w:sz w:val="22"/>
                <w:rPrChange w:id="228" w:author="Myles Adams" w:date="2017-10-25T09:30:00Z">
                  <w:rPr>
                    <w:noProof/>
                  </w:rPr>
                </w:rPrChange>
              </w:rPr>
            </w:pPr>
            <w:r w:rsidRPr="00294D51">
              <w:rPr>
                <w:noProof/>
                <w:sz w:val="22"/>
                <w:rPrChange w:id="229" w:author="Myles Adams" w:date="2017-10-25T09:30:00Z">
                  <w:rPr>
                    <w:noProof/>
                  </w:rPr>
                </w:rPrChange>
              </w:rPr>
              <w:t xml:space="preserve">    </w:t>
            </w:r>
            <w:r w:rsidR="00427C6A" w:rsidRPr="00294D51">
              <w:rPr>
                <w:noProof/>
                <w:sz w:val="22"/>
                <w:rPrChange w:id="230" w:author="Myles Adams" w:date="2017-10-25T09:30:00Z">
                  <w:rPr>
                    <w:noProof/>
                  </w:rPr>
                </w:rPrChange>
              </w:rPr>
              <w:t>Life</w:t>
            </w:r>
          </w:p>
        </w:tc>
        <w:tc>
          <w:tcPr>
            <w:tcW w:w="1705" w:type="dxa"/>
            <w:tcPrChange w:id="231" w:author="Myles Adams" w:date="2017-10-25T09:34:00Z">
              <w:tcPr>
                <w:tcW w:w="1783" w:type="dxa"/>
              </w:tcPr>
            </w:tcPrChange>
          </w:tcPr>
          <w:p w14:paraId="050A46F7" w14:textId="7D4D12AD" w:rsidR="00427C6A" w:rsidRPr="00294D51" w:rsidRDefault="00427C6A" w:rsidP="009930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rPrChange w:id="232" w:author="Myles Adams" w:date="2017-10-25T09:30:00Z">
                  <w:rPr/>
                </w:rPrChange>
              </w:rPr>
            </w:pPr>
            <w:r w:rsidRPr="00294D51">
              <w:rPr>
                <w:noProof/>
                <w:sz w:val="22"/>
                <w:rPrChange w:id="233" w:author="Myles Adams" w:date="2017-10-25T09:30:00Z">
                  <w:rPr>
                    <w:noProof/>
                  </w:rPr>
                </w:rPrChange>
              </w:rPr>
              <w:drawing>
                <wp:anchor distT="0" distB="0" distL="114300" distR="114300" simplePos="0" relativeHeight="251679744" behindDoc="0" locked="0" layoutInCell="1" allowOverlap="1" wp14:anchorId="4FB3E795" wp14:editId="232BDA62">
                  <wp:simplePos x="0" y="0"/>
                  <wp:positionH relativeFrom="column">
                    <wp:align>left</wp:align>
                  </wp:positionH>
                  <wp:positionV relativeFrom="paragraph">
                    <wp:posOffset>27305</wp:posOffset>
                  </wp:positionV>
                  <wp:extent cx="540000" cy="540000"/>
                  <wp:effectExtent l="0" t="0" r="0" b="0"/>
                  <wp:wrapSquare wrapText="bothSides"/>
                  <wp:docPr id="5" name="Picture 5" descr="Macintosh HD:Users:meadams:Dropbox:Screenshots:Screenshot 2017-10-12 21.26.25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5" descr="Macintosh HD:Users:meadams:Dropbox:Screenshots:Screenshot 2017-10-12 21.26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1357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5436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12" w:type="dxa"/>
            <w:tcPrChange w:id="234" w:author="Myles Adams" w:date="2017-10-25T09:34:00Z">
              <w:tcPr>
                <w:tcW w:w="5125" w:type="dxa"/>
              </w:tcPr>
            </w:tcPrChange>
          </w:tcPr>
          <w:p w14:paraId="02904A04" w14:textId="77777777" w:rsidR="00427C6A" w:rsidRPr="00294D51" w:rsidRDefault="00427C6A" w:rsidP="009930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rPrChange w:id="235" w:author="Myles Adams" w:date="2017-10-25T09:30:00Z">
                  <w:rPr>
                    <w:sz w:val="20"/>
                  </w:rPr>
                </w:rPrChange>
              </w:rPr>
            </w:pPr>
          </w:p>
          <w:p w14:paraId="5301944D" w14:textId="77777777" w:rsidR="00427C6A" w:rsidRPr="00294D51" w:rsidRDefault="00427C6A" w:rsidP="009930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rPrChange w:id="236" w:author="Myles Adams" w:date="2017-10-25T09:30:00Z">
                  <w:rPr/>
                </w:rPrChange>
              </w:rPr>
            </w:pPr>
            <w:r w:rsidRPr="00294D51">
              <w:rPr>
                <w:sz w:val="22"/>
                <w:rPrChange w:id="237" w:author="Myles Adams" w:date="2017-10-25T09:30:00Z">
                  <w:rPr/>
                </w:rPrChange>
              </w:rPr>
              <w:t>Gives the player an</w:t>
            </w:r>
            <w:del w:id="238" w:author="Myles Adams" w:date="2017-10-25T09:42:00Z">
              <w:r w:rsidRPr="00294D51" w:rsidDel="001E040E">
                <w:rPr>
                  <w:sz w:val="22"/>
                  <w:rPrChange w:id="239" w:author="Myles Adams" w:date="2017-10-25T09:30:00Z">
                    <w:rPr/>
                  </w:rPrChange>
                </w:rPr>
                <w:delText>d</w:delText>
              </w:r>
            </w:del>
            <w:r w:rsidRPr="00294D51">
              <w:rPr>
                <w:sz w:val="22"/>
                <w:rPrChange w:id="240" w:author="Myles Adams" w:date="2017-10-25T09:30:00Z">
                  <w:rPr/>
                </w:rPrChange>
              </w:rPr>
              <w:t xml:space="preserve"> additional life</w:t>
            </w:r>
          </w:p>
          <w:p w14:paraId="76512A4C" w14:textId="1FADA3CD" w:rsidR="00E255FA" w:rsidRPr="00294D51" w:rsidRDefault="00E255FA" w:rsidP="009930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2"/>
                <w:rPrChange w:id="241" w:author="Myles Adams" w:date="2017-10-25T09:30:00Z">
                  <w:rPr>
                    <w:sz w:val="14"/>
                  </w:rPr>
                </w:rPrChange>
              </w:rPr>
            </w:pPr>
          </w:p>
        </w:tc>
      </w:tr>
      <w:tr w:rsidR="00427C6A" w:rsidRPr="00294D51" w14:paraId="36F20AD7" w14:textId="77777777" w:rsidTr="00294D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5"/>
          <w:trPrChange w:id="242" w:author="Myles Adams" w:date="2017-10-25T09:34:00Z">
            <w:trPr>
              <w:trHeight w:val="106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0" w:type="dxa"/>
            <w:tcPrChange w:id="243" w:author="Myles Adams" w:date="2017-10-25T09:34:00Z">
              <w:tcPr>
                <w:tcW w:w="1659" w:type="dxa"/>
              </w:tcPr>
            </w:tcPrChange>
          </w:tcPr>
          <w:p w14:paraId="6455E1C0" w14:textId="77777777" w:rsidR="00427C6A" w:rsidRPr="00294D51" w:rsidRDefault="00427C6A" w:rsidP="009930D7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noProof/>
                <w:sz w:val="22"/>
                <w:rPrChange w:id="244" w:author="Myles Adams" w:date="2017-10-25T09:30:00Z">
                  <w:rPr>
                    <w:noProof/>
                  </w:rPr>
                </w:rPrChange>
              </w:rPr>
            </w:pPr>
          </w:p>
          <w:p w14:paraId="29F2949A" w14:textId="01C6EBF1" w:rsidR="00427C6A" w:rsidRPr="00294D51" w:rsidRDefault="00E255FA" w:rsidP="009930D7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noProof/>
                <w:sz w:val="22"/>
                <w:rPrChange w:id="245" w:author="Myles Adams" w:date="2017-10-25T09:30:00Z">
                  <w:rPr>
                    <w:noProof/>
                  </w:rPr>
                </w:rPrChange>
              </w:rPr>
            </w:pPr>
            <w:r w:rsidRPr="00294D51">
              <w:rPr>
                <w:noProof/>
                <w:sz w:val="22"/>
                <w:rPrChange w:id="246" w:author="Myles Adams" w:date="2017-10-25T09:30:00Z">
                  <w:rPr>
                    <w:noProof/>
                  </w:rPr>
                </w:rPrChange>
              </w:rPr>
              <w:t xml:space="preserve">    </w:t>
            </w:r>
            <w:ins w:id="247" w:author="Michael John Marshall" w:date="2017-10-24T22:33:00Z">
              <w:r w:rsidR="008B3A04" w:rsidRPr="00294D51">
                <w:rPr>
                  <w:noProof/>
                  <w:sz w:val="22"/>
                  <w:rPrChange w:id="248" w:author="Myles Adams" w:date="2017-10-25T09:30:00Z">
                    <w:rPr>
                      <w:noProof/>
                    </w:rPr>
                  </w:rPrChange>
                </w:rPr>
                <w:t>Powerball</w:t>
              </w:r>
            </w:ins>
            <w:del w:id="249" w:author="Michael John Marshall" w:date="2017-10-24T22:33:00Z">
              <w:r w:rsidR="00427C6A" w:rsidRPr="00294D51" w:rsidDel="008B3A04">
                <w:rPr>
                  <w:noProof/>
                  <w:sz w:val="22"/>
                  <w:rPrChange w:id="250" w:author="Myles Adams" w:date="2017-10-25T09:30:00Z">
                    <w:rPr>
                      <w:noProof/>
                    </w:rPr>
                  </w:rPrChange>
                </w:rPr>
                <w:delText>Rainbow</w:delText>
              </w:r>
            </w:del>
          </w:p>
        </w:tc>
        <w:tc>
          <w:tcPr>
            <w:tcW w:w="1705" w:type="dxa"/>
            <w:tcPrChange w:id="251" w:author="Myles Adams" w:date="2017-10-25T09:34:00Z">
              <w:tcPr>
                <w:tcW w:w="1783" w:type="dxa"/>
              </w:tcPr>
            </w:tcPrChange>
          </w:tcPr>
          <w:p w14:paraId="3A420534" w14:textId="75A3DA17" w:rsidR="00427C6A" w:rsidRPr="00294D51" w:rsidRDefault="00427C6A" w:rsidP="009930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rPrChange w:id="252" w:author="Myles Adams" w:date="2017-10-25T09:30:00Z">
                  <w:rPr/>
                </w:rPrChange>
              </w:rPr>
            </w:pPr>
            <w:r w:rsidRPr="00294D51">
              <w:rPr>
                <w:noProof/>
                <w:sz w:val="22"/>
                <w:rPrChange w:id="253" w:author="Myles Adams" w:date="2017-10-25T09:30:00Z">
                  <w:rPr>
                    <w:noProof/>
                  </w:rPr>
                </w:rPrChange>
              </w:rPr>
              <w:drawing>
                <wp:anchor distT="0" distB="0" distL="114300" distR="114300" simplePos="0" relativeHeight="251681792" behindDoc="0" locked="0" layoutInCell="1" allowOverlap="1" wp14:anchorId="34ADAEC9" wp14:editId="4F63016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96520</wp:posOffset>
                  </wp:positionV>
                  <wp:extent cx="540000" cy="540000"/>
                  <wp:effectExtent l="0" t="0" r="0" b="0"/>
                  <wp:wrapSquare wrapText="bothSides"/>
                  <wp:docPr id="8" name="Picture 8" descr="Macintosh HD:Users:meadams:Dropbox:Screenshots:Screenshot 2017-10-12 21.30.44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meadams:Dropbox:Screenshots:Screenshot 2017-10-12 21.30.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ackgroundRemoval t="0" b="100000" l="376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12" w:type="dxa"/>
            <w:tcPrChange w:id="254" w:author="Myles Adams" w:date="2017-10-25T09:34:00Z">
              <w:tcPr>
                <w:tcW w:w="5125" w:type="dxa"/>
              </w:tcPr>
            </w:tcPrChange>
          </w:tcPr>
          <w:p w14:paraId="74741DD8" w14:textId="77777777" w:rsidR="00427C6A" w:rsidRPr="00294D51" w:rsidRDefault="00427C6A" w:rsidP="009930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8"/>
                <w:rPrChange w:id="255" w:author="Myles Adams" w:date="2017-10-25T09:30:00Z">
                  <w:rPr>
                    <w:sz w:val="10"/>
                  </w:rPr>
                </w:rPrChange>
              </w:rPr>
            </w:pPr>
          </w:p>
          <w:p w14:paraId="243A1E38" w14:textId="77777777" w:rsidR="00427C6A" w:rsidRPr="00294D51" w:rsidRDefault="00427C6A" w:rsidP="009930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rPrChange w:id="256" w:author="Myles Adams" w:date="2017-10-25T09:30:00Z">
                  <w:rPr/>
                </w:rPrChange>
              </w:rPr>
            </w:pPr>
            <w:r w:rsidRPr="00294D51">
              <w:rPr>
                <w:sz w:val="22"/>
                <w:rPrChange w:id="257" w:author="Myles Adams" w:date="2017-10-25T09:30:00Z">
                  <w:rPr/>
                </w:rPrChange>
              </w:rPr>
              <w:t>Alters the property of the ball, allowing it to destroy any object instantly without deflection</w:t>
            </w:r>
          </w:p>
          <w:p w14:paraId="11CE6B2B" w14:textId="29DC7E4B" w:rsidR="00AF7F0B" w:rsidRPr="00294D51" w:rsidRDefault="00AF7F0B" w:rsidP="009930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"/>
                <w:rPrChange w:id="258" w:author="Myles Adams" w:date="2017-10-25T09:30:00Z">
                  <w:rPr>
                    <w:sz w:val="4"/>
                  </w:rPr>
                </w:rPrChange>
              </w:rPr>
            </w:pPr>
          </w:p>
        </w:tc>
      </w:tr>
      <w:tr w:rsidR="00427C6A" w:rsidRPr="00294D51" w14:paraId="318A0A6A" w14:textId="77777777" w:rsidTr="00294D51">
        <w:trPr>
          <w:trHeight w:val="997"/>
          <w:trPrChange w:id="259" w:author="Myles Adams" w:date="2017-10-25T09:34:00Z">
            <w:trPr>
              <w:trHeight w:val="997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0" w:type="dxa"/>
            <w:tcPrChange w:id="260" w:author="Myles Adams" w:date="2017-10-25T09:34:00Z">
              <w:tcPr>
                <w:tcW w:w="1659" w:type="dxa"/>
              </w:tcPr>
            </w:tcPrChange>
          </w:tcPr>
          <w:p w14:paraId="4DC27457" w14:textId="77777777" w:rsidR="00427C6A" w:rsidRPr="00294D51" w:rsidRDefault="00427C6A" w:rsidP="009930D7">
            <w:pPr>
              <w:rPr>
                <w:noProof/>
                <w:sz w:val="18"/>
                <w:rPrChange w:id="261" w:author="Myles Adams" w:date="2017-10-25T09:30:00Z">
                  <w:rPr>
                    <w:noProof/>
                    <w:sz w:val="20"/>
                  </w:rPr>
                </w:rPrChange>
              </w:rPr>
            </w:pPr>
          </w:p>
          <w:p w14:paraId="39F5F92F" w14:textId="4B4679F2" w:rsidR="00427C6A" w:rsidRPr="00294D51" w:rsidRDefault="00E255FA" w:rsidP="009930D7">
            <w:pPr>
              <w:rPr>
                <w:noProof/>
                <w:sz w:val="22"/>
                <w:rPrChange w:id="262" w:author="Myles Adams" w:date="2017-10-25T09:30:00Z">
                  <w:rPr>
                    <w:noProof/>
                  </w:rPr>
                </w:rPrChange>
              </w:rPr>
            </w:pPr>
            <w:r w:rsidRPr="00294D51">
              <w:rPr>
                <w:noProof/>
                <w:sz w:val="22"/>
                <w:rPrChange w:id="263" w:author="Myles Adams" w:date="2017-10-25T09:30:00Z">
                  <w:rPr>
                    <w:noProof/>
                  </w:rPr>
                </w:rPrChange>
              </w:rPr>
              <w:t xml:space="preserve">    </w:t>
            </w:r>
            <w:r w:rsidR="00427C6A" w:rsidRPr="00294D51">
              <w:rPr>
                <w:noProof/>
                <w:sz w:val="22"/>
                <w:rPrChange w:id="264" w:author="Myles Adams" w:date="2017-10-25T09:30:00Z">
                  <w:rPr>
                    <w:noProof/>
                  </w:rPr>
                </w:rPrChange>
              </w:rPr>
              <w:t>Shrink</w:t>
            </w:r>
          </w:p>
        </w:tc>
        <w:tc>
          <w:tcPr>
            <w:tcW w:w="1705" w:type="dxa"/>
            <w:tcPrChange w:id="265" w:author="Myles Adams" w:date="2017-10-25T09:34:00Z">
              <w:tcPr>
                <w:tcW w:w="1783" w:type="dxa"/>
              </w:tcPr>
            </w:tcPrChange>
          </w:tcPr>
          <w:p w14:paraId="7E96B91C" w14:textId="5A3B8F51" w:rsidR="00427C6A" w:rsidRPr="00294D51" w:rsidRDefault="00427C6A" w:rsidP="009930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rPrChange w:id="266" w:author="Myles Adams" w:date="2017-10-25T09:30:00Z">
                  <w:rPr/>
                </w:rPrChange>
              </w:rPr>
            </w:pPr>
            <w:r w:rsidRPr="00294D51">
              <w:rPr>
                <w:noProof/>
                <w:sz w:val="22"/>
                <w:rPrChange w:id="267" w:author="Myles Adams" w:date="2017-10-25T09:30:00Z">
                  <w:rPr>
                    <w:noProof/>
                  </w:rPr>
                </w:rPrChange>
              </w:rPr>
              <w:drawing>
                <wp:anchor distT="0" distB="0" distL="114300" distR="114300" simplePos="0" relativeHeight="251680768" behindDoc="0" locked="0" layoutInCell="1" allowOverlap="1" wp14:anchorId="0C77E30C" wp14:editId="716FDBC7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24130</wp:posOffset>
                  </wp:positionV>
                  <wp:extent cx="554990" cy="526415"/>
                  <wp:effectExtent l="0" t="11113" r="0" b="0"/>
                  <wp:wrapSquare wrapText="bothSides"/>
                  <wp:docPr id="7" name="Picture 7" descr="Macintosh HD:Users:meadams:Dropbox:Screenshots:Screenshot 2017-10-12 21.25.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cintosh HD:Users:meadams:Dropbox:Screenshots:Screenshot 2017-10-12 21.25.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ackgroundRemoval t="0" b="100000" l="0" r="9794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54990" cy="52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12" w:type="dxa"/>
            <w:tcPrChange w:id="268" w:author="Myles Adams" w:date="2017-10-25T09:34:00Z">
              <w:tcPr>
                <w:tcW w:w="5125" w:type="dxa"/>
              </w:tcPr>
            </w:tcPrChange>
          </w:tcPr>
          <w:p w14:paraId="25A9CFA0" w14:textId="77777777" w:rsidR="00427C6A" w:rsidRPr="00294D51" w:rsidRDefault="00427C6A" w:rsidP="009930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rPrChange w:id="269" w:author="Myles Adams" w:date="2017-10-25T09:30:00Z">
                  <w:rPr>
                    <w:sz w:val="22"/>
                  </w:rPr>
                </w:rPrChange>
              </w:rPr>
            </w:pPr>
          </w:p>
          <w:p w14:paraId="774873A9" w14:textId="583E4C26" w:rsidR="00427C6A" w:rsidRPr="00294D51" w:rsidRDefault="00427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rPrChange w:id="270" w:author="Myles Adams" w:date="2017-10-25T09:30:00Z">
                  <w:rPr/>
                </w:rPrChange>
              </w:rPr>
            </w:pPr>
            <w:r w:rsidRPr="00294D51">
              <w:rPr>
                <w:sz w:val="22"/>
                <w:rPrChange w:id="271" w:author="Myles Adams" w:date="2017-10-25T09:30:00Z">
                  <w:rPr/>
                </w:rPrChange>
              </w:rPr>
              <w:t xml:space="preserve">Reduces the </w:t>
            </w:r>
            <w:del w:id="272" w:author="Myles Adams" w:date="2017-10-25T09:56:00Z">
              <w:r w:rsidRPr="00294D51" w:rsidDel="00F329F2">
                <w:rPr>
                  <w:sz w:val="22"/>
                  <w:rPrChange w:id="273" w:author="Myles Adams" w:date="2017-10-25T09:30:00Z">
                    <w:rPr/>
                  </w:rPrChange>
                </w:rPr>
                <w:delText>paddles size</w:delText>
              </w:r>
            </w:del>
            <w:ins w:id="274" w:author="Myles Adams" w:date="2017-10-25T09:56:00Z">
              <w:r w:rsidR="00F329F2">
                <w:rPr>
                  <w:sz w:val="22"/>
                </w:rPr>
                <w:t>size of the paddle</w:t>
              </w:r>
            </w:ins>
          </w:p>
        </w:tc>
      </w:tr>
      <w:tr w:rsidR="00427C6A" w:rsidRPr="00294D51" w14:paraId="70A506AE" w14:textId="77777777" w:rsidTr="00294D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5"/>
          <w:trPrChange w:id="275" w:author="Myles Adams" w:date="2017-10-25T09:34:00Z">
            <w:trPr>
              <w:trHeight w:val="101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0" w:type="dxa"/>
            <w:tcPrChange w:id="276" w:author="Myles Adams" w:date="2017-10-25T09:34:00Z">
              <w:tcPr>
                <w:tcW w:w="1659" w:type="dxa"/>
              </w:tcPr>
            </w:tcPrChange>
          </w:tcPr>
          <w:p w14:paraId="2D4352D4" w14:textId="77777777" w:rsidR="00427C6A" w:rsidRPr="00294D51" w:rsidRDefault="00427C6A" w:rsidP="009930D7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noProof/>
                <w:sz w:val="18"/>
                <w:rPrChange w:id="277" w:author="Myles Adams" w:date="2017-10-25T09:30:00Z">
                  <w:rPr>
                    <w:noProof/>
                    <w:sz w:val="20"/>
                  </w:rPr>
                </w:rPrChange>
              </w:rPr>
            </w:pPr>
          </w:p>
          <w:p w14:paraId="43C79F41" w14:textId="69C10C3B" w:rsidR="00427C6A" w:rsidRPr="00294D51" w:rsidRDefault="00E255FA" w:rsidP="009930D7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noProof/>
                <w:sz w:val="22"/>
                <w:rPrChange w:id="278" w:author="Myles Adams" w:date="2017-10-25T09:30:00Z">
                  <w:rPr>
                    <w:noProof/>
                  </w:rPr>
                </w:rPrChange>
              </w:rPr>
            </w:pPr>
            <w:r w:rsidRPr="00294D51">
              <w:rPr>
                <w:noProof/>
                <w:sz w:val="22"/>
                <w:rPrChange w:id="279" w:author="Myles Adams" w:date="2017-10-25T09:30:00Z">
                  <w:rPr>
                    <w:noProof/>
                  </w:rPr>
                </w:rPrChange>
              </w:rPr>
              <w:t xml:space="preserve">    </w:t>
            </w:r>
            <w:r w:rsidR="00427C6A" w:rsidRPr="00294D51">
              <w:rPr>
                <w:noProof/>
                <w:sz w:val="22"/>
                <w:rPrChange w:id="280" w:author="Myles Adams" w:date="2017-10-25T09:30:00Z">
                  <w:rPr>
                    <w:noProof/>
                  </w:rPr>
                </w:rPrChange>
              </w:rPr>
              <w:t>Enlarge</w:t>
            </w:r>
          </w:p>
        </w:tc>
        <w:tc>
          <w:tcPr>
            <w:tcW w:w="1705" w:type="dxa"/>
            <w:tcPrChange w:id="281" w:author="Myles Adams" w:date="2017-10-25T09:34:00Z">
              <w:tcPr>
                <w:tcW w:w="1783" w:type="dxa"/>
              </w:tcPr>
            </w:tcPrChange>
          </w:tcPr>
          <w:p w14:paraId="17BE4D44" w14:textId="2C6542FD" w:rsidR="00427C6A" w:rsidRPr="00294D51" w:rsidRDefault="00427C6A" w:rsidP="009930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rPrChange w:id="282" w:author="Myles Adams" w:date="2017-10-25T09:30:00Z">
                  <w:rPr/>
                </w:rPrChange>
              </w:rPr>
            </w:pPr>
            <w:r w:rsidRPr="00294D51">
              <w:rPr>
                <w:noProof/>
                <w:sz w:val="22"/>
                <w:rPrChange w:id="283" w:author="Myles Adams" w:date="2017-10-25T09:30:00Z">
                  <w:rPr>
                    <w:noProof/>
                  </w:rPr>
                </w:rPrChange>
              </w:rPr>
              <w:drawing>
                <wp:anchor distT="0" distB="0" distL="114300" distR="114300" simplePos="0" relativeHeight="251682816" behindDoc="0" locked="0" layoutInCell="1" allowOverlap="1" wp14:anchorId="1DD6AFBF" wp14:editId="7259D439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12065</wp:posOffset>
                  </wp:positionV>
                  <wp:extent cx="564515" cy="539115"/>
                  <wp:effectExtent l="0" t="12700" r="6985" b="6985"/>
                  <wp:wrapSquare wrapText="bothSides"/>
                  <wp:docPr id="9" name="Picture 9" descr="Macintosh HD:Users:meadams:Dropbox:Screenshots:Screenshot 2017-10-12 21.25.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intosh HD:Users:meadams:Dropbox:Screenshots:Screenshot 2017-10-12 21.25.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ackgroundRemoval t="0" b="100000" l="0" r="100000">
                                        <a14:foregroundMark x1="74354" y1="71183" x2="79520" y2="7328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64515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12" w:type="dxa"/>
            <w:tcPrChange w:id="284" w:author="Myles Adams" w:date="2017-10-25T09:34:00Z">
              <w:tcPr>
                <w:tcW w:w="5125" w:type="dxa"/>
              </w:tcPr>
            </w:tcPrChange>
          </w:tcPr>
          <w:p w14:paraId="7E8EE3BF" w14:textId="77777777" w:rsidR="00427C6A" w:rsidRPr="00294D51" w:rsidRDefault="00427C6A" w:rsidP="009930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rPrChange w:id="285" w:author="Myles Adams" w:date="2017-10-25T09:30:00Z">
                  <w:rPr>
                    <w:sz w:val="20"/>
                  </w:rPr>
                </w:rPrChange>
              </w:rPr>
            </w:pPr>
          </w:p>
          <w:p w14:paraId="7AA6EB7D" w14:textId="2EA61E4D" w:rsidR="00427C6A" w:rsidRPr="00294D51" w:rsidRDefault="00427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rPrChange w:id="286" w:author="Myles Adams" w:date="2017-10-25T09:30:00Z">
                  <w:rPr/>
                </w:rPrChange>
              </w:rPr>
            </w:pPr>
            <w:r w:rsidRPr="00294D51">
              <w:rPr>
                <w:sz w:val="22"/>
                <w:rPrChange w:id="287" w:author="Myles Adams" w:date="2017-10-25T09:30:00Z">
                  <w:rPr/>
                </w:rPrChange>
              </w:rPr>
              <w:t xml:space="preserve">Increases the </w:t>
            </w:r>
            <w:del w:id="288" w:author="Myles Adams" w:date="2017-10-25T09:56:00Z">
              <w:r w:rsidRPr="00294D51" w:rsidDel="00F329F2">
                <w:rPr>
                  <w:sz w:val="22"/>
                  <w:rPrChange w:id="289" w:author="Myles Adams" w:date="2017-10-25T09:30:00Z">
                    <w:rPr/>
                  </w:rPrChange>
                </w:rPr>
                <w:delText>paddle size</w:delText>
              </w:r>
            </w:del>
            <w:ins w:id="290" w:author="Myles Adams" w:date="2017-10-25T09:56:00Z">
              <w:r w:rsidR="00F329F2">
                <w:rPr>
                  <w:sz w:val="22"/>
                </w:rPr>
                <w:t>size of the paddle</w:t>
              </w:r>
            </w:ins>
          </w:p>
        </w:tc>
      </w:tr>
    </w:tbl>
    <w:p w14:paraId="5F17D43E" w14:textId="36F860DB" w:rsidR="001B3BA1" w:rsidRPr="00294D51" w:rsidRDefault="001B3BA1" w:rsidP="009930D7">
      <w:pPr>
        <w:rPr>
          <w:sz w:val="22"/>
          <w:rPrChange w:id="291" w:author="Myles Adams" w:date="2017-10-25T09:30:00Z">
            <w:rPr/>
          </w:rPrChange>
        </w:rPr>
      </w:pPr>
    </w:p>
    <w:p w14:paraId="2D9333CE" w14:textId="506746C9" w:rsidR="00342973" w:rsidRPr="00294D51" w:rsidRDefault="00342973" w:rsidP="009930D7">
      <w:pPr>
        <w:rPr>
          <w:i/>
          <w:sz w:val="22"/>
          <w:rPrChange w:id="292" w:author="Myles Adams" w:date="2017-10-25T09:35:00Z">
            <w:rPr/>
          </w:rPrChange>
        </w:rPr>
      </w:pPr>
    </w:p>
    <w:p w14:paraId="20313F2A" w14:textId="3223338E" w:rsidR="00F00B2B" w:rsidRPr="00294D51" w:rsidRDefault="00F00B2B" w:rsidP="0045073B">
      <w:pPr>
        <w:rPr>
          <w:b/>
          <w:i/>
          <w:sz w:val="22"/>
          <w:rPrChange w:id="293" w:author="Myles Adams" w:date="2017-10-25T09:35:00Z">
            <w:rPr>
              <w:b/>
            </w:rPr>
          </w:rPrChange>
        </w:rPr>
      </w:pPr>
      <w:r w:rsidRPr="00294D51">
        <w:rPr>
          <w:b/>
          <w:i/>
          <w:sz w:val="22"/>
          <w:rPrChange w:id="294" w:author="Myles Adams" w:date="2017-10-25T09:35:00Z">
            <w:rPr>
              <w:b/>
            </w:rPr>
          </w:rPrChange>
        </w:rPr>
        <w:t xml:space="preserve"> How to use it (especially the user interface aspects)</w:t>
      </w:r>
      <w:r w:rsidR="0045073B" w:rsidRPr="00294D51">
        <w:rPr>
          <w:b/>
          <w:i/>
          <w:sz w:val="22"/>
          <w:rPrChange w:id="295" w:author="Myles Adams" w:date="2017-10-25T09:35:00Z">
            <w:rPr>
              <w:b/>
            </w:rPr>
          </w:rPrChange>
        </w:rPr>
        <w:t>:</w:t>
      </w:r>
    </w:p>
    <w:p w14:paraId="547D4542" w14:textId="77777777" w:rsidR="00E255FA" w:rsidRPr="00294D51" w:rsidRDefault="00E255FA" w:rsidP="00E255FA">
      <w:pPr>
        <w:rPr>
          <w:b/>
          <w:sz w:val="22"/>
          <w:rPrChange w:id="296" w:author="Myles Adams" w:date="2017-10-25T09:30:00Z">
            <w:rPr>
              <w:b/>
            </w:rPr>
          </w:rPrChange>
        </w:rPr>
      </w:pPr>
    </w:p>
    <w:p w14:paraId="2B34CA3F" w14:textId="2CA17901" w:rsidR="00B15739" w:rsidRPr="00294D51" w:rsidDel="001E040E" w:rsidRDefault="00717B75" w:rsidP="009930D7">
      <w:pPr>
        <w:rPr>
          <w:del w:id="297" w:author="Myles Adams" w:date="2017-10-25T09:42:00Z"/>
          <w:sz w:val="22"/>
          <w:rPrChange w:id="298" w:author="Myles Adams" w:date="2017-10-25T09:30:00Z">
            <w:rPr>
              <w:del w:id="299" w:author="Myles Adams" w:date="2017-10-25T09:42:00Z"/>
            </w:rPr>
          </w:rPrChange>
        </w:rPr>
      </w:pPr>
      <w:r w:rsidRPr="00294D51">
        <w:rPr>
          <w:sz w:val="22"/>
          <w:rPrChange w:id="300" w:author="Myles Adams" w:date="2017-10-25T09:30:00Z">
            <w:rPr/>
          </w:rPrChange>
        </w:rPr>
        <w:t xml:space="preserve">Meteor </w:t>
      </w:r>
      <w:del w:id="301" w:author="Michael Marshall" w:date="2017-10-13T16:29:00Z">
        <w:r w:rsidRPr="00294D51" w:rsidDel="00627E76">
          <w:rPr>
            <w:sz w:val="22"/>
            <w:rPrChange w:id="302" w:author="Myles Adams" w:date="2017-10-25T09:30:00Z">
              <w:rPr/>
            </w:rPrChange>
          </w:rPr>
          <w:delText xml:space="preserve">Madness </w:delText>
        </w:r>
      </w:del>
      <w:ins w:id="303" w:author="Michael Marshall" w:date="2017-10-13T16:29:00Z">
        <w:r w:rsidR="00627E76" w:rsidRPr="00294D51">
          <w:rPr>
            <w:sz w:val="22"/>
            <w:rPrChange w:id="304" w:author="Myles Adams" w:date="2017-10-25T09:30:00Z">
              <w:rPr/>
            </w:rPrChange>
          </w:rPr>
          <w:t xml:space="preserve">Buster </w:t>
        </w:r>
      </w:ins>
      <w:r w:rsidRPr="00294D51">
        <w:rPr>
          <w:sz w:val="22"/>
          <w:rPrChange w:id="305" w:author="Myles Adams" w:date="2017-10-25T09:30:00Z">
            <w:rPr/>
          </w:rPrChange>
        </w:rPr>
        <w:t>is a</w:t>
      </w:r>
      <w:r w:rsidR="00502C5A" w:rsidRPr="00294D51">
        <w:rPr>
          <w:sz w:val="22"/>
          <w:rPrChange w:id="306" w:author="Myles Adams" w:date="2017-10-25T09:30:00Z">
            <w:rPr/>
          </w:rPrChange>
        </w:rPr>
        <w:t xml:space="preserve"> very straightforward game to play</w:t>
      </w:r>
      <w:r w:rsidRPr="00294D51">
        <w:rPr>
          <w:sz w:val="22"/>
          <w:rPrChange w:id="307" w:author="Myles Adams" w:date="2017-10-25T09:30:00Z">
            <w:rPr/>
          </w:rPrChange>
        </w:rPr>
        <w:t xml:space="preserve"> by design.  </w:t>
      </w:r>
    </w:p>
    <w:p w14:paraId="5A488A78" w14:textId="77777777" w:rsidR="00B15739" w:rsidRPr="00294D51" w:rsidDel="001E040E" w:rsidRDefault="00B15739" w:rsidP="009930D7">
      <w:pPr>
        <w:rPr>
          <w:del w:id="308" w:author="Myles Adams" w:date="2017-10-25T09:42:00Z"/>
          <w:sz w:val="22"/>
          <w:rPrChange w:id="309" w:author="Myles Adams" w:date="2017-10-25T09:30:00Z">
            <w:rPr>
              <w:del w:id="310" w:author="Myles Adams" w:date="2017-10-25T09:42:00Z"/>
            </w:rPr>
          </w:rPrChange>
        </w:rPr>
      </w:pPr>
    </w:p>
    <w:p w14:paraId="25B54360" w14:textId="449F1466" w:rsidR="00B15739" w:rsidRPr="00294D51" w:rsidRDefault="00B15739" w:rsidP="00B15739">
      <w:pPr>
        <w:rPr>
          <w:sz w:val="22"/>
          <w:rPrChange w:id="311" w:author="Myles Adams" w:date="2017-10-25T09:30:00Z">
            <w:rPr/>
          </w:rPrChange>
        </w:rPr>
      </w:pPr>
      <w:r w:rsidRPr="00294D51">
        <w:rPr>
          <w:sz w:val="22"/>
          <w:rPrChange w:id="312" w:author="Myles Adams" w:date="2017-10-25T09:30:00Z">
            <w:rPr/>
          </w:rPrChange>
        </w:rPr>
        <w:t>Only three keys are required to play the game: spacebar, left arrow and right arrow.  The spacebar key is used to release the ball from the paddle at the start of the level, after a death and when using the magn</w:t>
      </w:r>
      <w:ins w:id="313" w:author="Michael Marshall" w:date="2017-10-13T16:29:00Z">
        <w:r w:rsidR="00627E76" w:rsidRPr="00294D51">
          <w:rPr>
            <w:sz w:val="22"/>
            <w:rPrChange w:id="314" w:author="Myles Adams" w:date="2017-10-25T09:30:00Z">
              <w:rPr/>
            </w:rPrChange>
          </w:rPr>
          <w:t>e</w:t>
        </w:r>
      </w:ins>
      <w:del w:id="315" w:author="Michael Marshall" w:date="2017-10-13T16:29:00Z">
        <w:r w:rsidRPr="00294D51" w:rsidDel="00627E76">
          <w:rPr>
            <w:sz w:val="22"/>
            <w:rPrChange w:id="316" w:author="Myles Adams" w:date="2017-10-25T09:30:00Z">
              <w:rPr/>
            </w:rPrChange>
          </w:rPr>
          <w:delText>a</w:delText>
        </w:r>
      </w:del>
      <w:r w:rsidRPr="00294D51">
        <w:rPr>
          <w:sz w:val="22"/>
          <w:rPrChange w:id="317" w:author="Myles Adams" w:date="2017-10-25T09:30:00Z">
            <w:rPr/>
          </w:rPrChange>
        </w:rPr>
        <w:t>t</w:t>
      </w:r>
      <w:del w:id="318" w:author="Michael Marshall" w:date="2017-10-13T16:29:00Z">
        <w:r w:rsidRPr="00294D51" w:rsidDel="00627E76">
          <w:rPr>
            <w:sz w:val="22"/>
            <w:rPrChange w:id="319" w:author="Myles Adams" w:date="2017-10-25T09:30:00Z">
              <w:rPr/>
            </w:rPrChange>
          </w:rPr>
          <w:delText>e</w:delText>
        </w:r>
      </w:del>
      <w:r w:rsidRPr="00294D51">
        <w:rPr>
          <w:sz w:val="22"/>
          <w:rPrChange w:id="320" w:author="Myles Adams" w:date="2017-10-25T09:30:00Z">
            <w:rPr/>
          </w:rPrChange>
        </w:rPr>
        <w:t xml:space="preserve"> power</w:t>
      </w:r>
      <w:ins w:id="321" w:author="Myles Adams" w:date="2017-10-25T09:56:00Z">
        <w:r w:rsidR="00613E28">
          <w:rPr>
            <w:sz w:val="22"/>
          </w:rPr>
          <w:t>-</w:t>
        </w:r>
      </w:ins>
      <w:del w:id="322" w:author="Myles Adams" w:date="2017-10-25T09:56:00Z">
        <w:r w:rsidRPr="00294D51" w:rsidDel="00613E28">
          <w:rPr>
            <w:sz w:val="22"/>
            <w:rPrChange w:id="323" w:author="Myles Adams" w:date="2017-10-25T09:30:00Z">
              <w:rPr/>
            </w:rPrChange>
          </w:rPr>
          <w:delText xml:space="preserve"> </w:delText>
        </w:r>
      </w:del>
      <w:r w:rsidRPr="00294D51">
        <w:rPr>
          <w:sz w:val="22"/>
          <w:rPrChange w:id="324" w:author="Myles Adams" w:date="2017-10-25T09:30:00Z">
            <w:rPr/>
          </w:rPrChange>
        </w:rPr>
        <w:t>up. The left and right arrow keys are used to control the paddle so that the ball stays in the arena.</w:t>
      </w:r>
    </w:p>
    <w:p w14:paraId="0B836EB0" w14:textId="77777777" w:rsidR="00B15739" w:rsidRPr="00294D51" w:rsidRDefault="00B15739" w:rsidP="00B15739">
      <w:pPr>
        <w:rPr>
          <w:sz w:val="22"/>
          <w:rPrChange w:id="325" w:author="Myles Adams" w:date="2017-10-25T09:30:00Z">
            <w:rPr/>
          </w:rPrChange>
        </w:rPr>
      </w:pPr>
    </w:p>
    <w:p w14:paraId="2BCA4816" w14:textId="16228CCF" w:rsidR="003B5BB7" w:rsidRDefault="00717B75" w:rsidP="0045073B">
      <w:pPr>
        <w:rPr>
          <w:ins w:id="326" w:author="Myles Adams" w:date="2017-10-25T09:35:00Z"/>
          <w:sz w:val="22"/>
        </w:rPr>
      </w:pPr>
      <w:r w:rsidRPr="00294D51">
        <w:rPr>
          <w:sz w:val="22"/>
          <w:rPrChange w:id="327" w:author="Myles Adams" w:date="2017-10-25T09:30:00Z">
            <w:rPr/>
          </w:rPrChange>
        </w:rPr>
        <w:t xml:space="preserve">From the main menu, the player can personalize </w:t>
      </w:r>
      <w:del w:id="328" w:author="Michael John Marshall" w:date="2017-10-24T22:33:00Z">
        <w:r w:rsidRPr="00294D51" w:rsidDel="008B3A04">
          <w:rPr>
            <w:sz w:val="22"/>
            <w:rPrChange w:id="329" w:author="Myles Adams" w:date="2017-10-25T09:30:00Z">
              <w:rPr/>
            </w:rPrChange>
          </w:rPr>
          <w:delText xml:space="preserve">his </w:delText>
        </w:r>
      </w:del>
      <w:ins w:id="330" w:author="Michael John Marshall" w:date="2017-10-24T22:33:00Z">
        <w:r w:rsidR="008B3A04" w:rsidRPr="00294D51">
          <w:rPr>
            <w:sz w:val="22"/>
            <w:rPrChange w:id="331" w:author="Myles Adams" w:date="2017-10-25T09:30:00Z">
              <w:rPr/>
            </w:rPrChange>
          </w:rPr>
          <w:t xml:space="preserve">their </w:t>
        </w:r>
      </w:ins>
      <w:r w:rsidRPr="00294D51">
        <w:rPr>
          <w:sz w:val="22"/>
          <w:rPrChange w:id="332" w:author="Myles Adams" w:date="2017-10-25T09:30:00Z">
            <w:rPr/>
          </w:rPrChange>
        </w:rPr>
        <w:t>audio and difficulty preferences before playing the game.</w:t>
      </w:r>
    </w:p>
    <w:p w14:paraId="3B84742F" w14:textId="77777777" w:rsidR="00294D51" w:rsidRPr="00294D51" w:rsidRDefault="00294D51" w:rsidP="0045073B">
      <w:pPr>
        <w:rPr>
          <w:sz w:val="22"/>
          <w:rPrChange w:id="333" w:author="Myles Adams" w:date="2017-10-25T09:30:00Z">
            <w:rPr/>
          </w:rPrChange>
        </w:rPr>
      </w:pPr>
    </w:p>
    <w:p w14:paraId="68663EA5" w14:textId="5C2B4FEB" w:rsidR="00F00B2B" w:rsidRPr="00294D51" w:rsidRDefault="00F00B2B" w:rsidP="0045073B">
      <w:pPr>
        <w:rPr>
          <w:i/>
          <w:sz w:val="22"/>
          <w:rPrChange w:id="334" w:author="Myles Adams" w:date="2017-10-25T09:35:00Z">
            <w:rPr/>
          </w:rPrChange>
        </w:rPr>
      </w:pPr>
      <w:r w:rsidRPr="00294D51">
        <w:rPr>
          <w:b/>
          <w:i/>
          <w:sz w:val="22"/>
          <w:rPrChange w:id="335" w:author="Myles Adams" w:date="2017-10-25T09:35:00Z">
            <w:rPr>
              <w:b/>
            </w:rPr>
          </w:rPrChange>
        </w:rPr>
        <w:t xml:space="preserve">How </w:t>
      </w:r>
      <w:ins w:id="336" w:author="Myles Adams" w:date="2017-10-24T21:36:00Z">
        <w:r w:rsidR="00A91EEB" w:rsidRPr="00294D51">
          <w:rPr>
            <w:b/>
            <w:i/>
            <w:sz w:val="22"/>
            <w:rPrChange w:id="337" w:author="Myles Adams" w:date="2017-10-25T09:35:00Z">
              <w:rPr>
                <w:b/>
              </w:rPr>
            </w:rPrChange>
          </w:rPr>
          <w:t xml:space="preserve">have </w:t>
        </w:r>
      </w:ins>
      <w:r w:rsidRPr="00294D51">
        <w:rPr>
          <w:b/>
          <w:i/>
          <w:sz w:val="22"/>
          <w:rPrChange w:id="338" w:author="Myles Adams" w:date="2017-10-25T09:35:00Z">
            <w:rPr>
              <w:b/>
            </w:rPr>
          </w:rPrChange>
        </w:rPr>
        <w:t xml:space="preserve">you </w:t>
      </w:r>
      <w:del w:id="339" w:author="Myles Adams" w:date="2017-10-24T22:07:00Z">
        <w:r w:rsidRPr="00294D51" w:rsidDel="00BB509B">
          <w:rPr>
            <w:b/>
            <w:i/>
            <w:sz w:val="22"/>
            <w:rPrChange w:id="340" w:author="Myles Adams" w:date="2017-10-25T09:35:00Z">
              <w:rPr>
                <w:b/>
              </w:rPr>
            </w:rPrChange>
          </w:rPr>
          <w:delText>modelled</w:delText>
        </w:r>
      </w:del>
      <w:ins w:id="341" w:author="Myles Adams" w:date="2017-10-24T22:07:00Z">
        <w:r w:rsidR="00BB509B" w:rsidRPr="00294D51">
          <w:rPr>
            <w:b/>
            <w:i/>
            <w:sz w:val="22"/>
            <w:rPrChange w:id="342" w:author="Myles Adams" w:date="2017-10-25T09:35:00Z">
              <w:rPr>
                <w:b/>
              </w:rPr>
            </w:rPrChange>
          </w:rPr>
          <w:t>modeled the</w:t>
        </w:r>
      </w:ins>
      <w:r w:rsidRPr="00294D51">
        <w:rPr>
          <w:b/>
          <w:i/>
          <w:sz w:val="22"/>
          <w:rPrChange w:id="343" w:author="Myles Adams" w:date="2017-10-25T09:35:00Z">
            <w:rPr>
              <w:b/>
            </w:rPr>
          </w:rPrChange>
        </w:rPr>
        <w:t xml:space="preserve"> objects and </w:t>
      </w:r>
      <w:ins w:id="344" w:author="Myles Adams" w:date="2017-10-24T22:07:00Z">
        <w:r w:rsidR="00BB509B" w:rsidRPr="00294D51">
          <w:rPr>
            <w:b/>
            <w:i/>
            <w:sz w:val="22"/>
            <w:rPrChange w:id="345" w:author="Myles Adams" w:date="2017-10-25T09:35:00Z">
              <w:rPr>
                <w:b/>
              </w:rPr>
            </w:rPrChange>
          </w:rPr>
          <w:t xml:space="preserve">the </w:t>
        </w:r>
      </w:ins>
      <w:r w:rsidRPr="00294D51">
        <w:rPr>
          <w:b/>
          <w:i/>
          <w:sz w:val="22"/>
          <w:rPrChange w:id="346" w:author="Myles Adams" w:date="2017-10-25T09:35:00Z">
            <w:rPr>
              <w:b/>
            </w:rPr>
          </w:rPrChange>
        </w:rPr>
        <w:t>entities</w:t>
      </w:r>
      <w:r w:rsidR="0045073B" w:rsidRPr="00294D51">
        <w:rPr>
          <w:b/>
          <w:i/>
          <w:sz w:val="22"/>
          <w:rPrChange w:id="347" w:author="Myles Adams" w:date="2017-10-25T09:35:00Z">
            <w:rPr>
              <w:b/>
            </w:rPr>
          </w:rPrChange>
        </w:rPr>
        <w:t>:</w:t>
      </w:r>
    </w:p>
    <w:p w14:paraId="357E2B8A" w14:textId="77777777" w:rsidR="009930D7" w:rsidRPr="00294D51" w:rsidRDefault="009930D7" w:rsidP="009930D7">
      <w:pPr>
        <w:rPr>
          <w:b/>
          <w:sz w:val="22"/>
          <w:rPrChange w:id="348" w:author="Myles Adams" w:date="2017-10-25T09:30:00Z">
            <w:rPr>
              <w:b/>
            </w:rPr>
          </w:rPrChange>
        </w:rPr>
      </w:pPr>
    </w:p>
    <w:p w14:paraId="445920AE" w14:textId="4A7014C9" w:rsidR="009930D7" w:rsidDel="001E040E" w:rsidRDefault="00D209A7" w:rsidP="009930D7">
      <w:pPr>
        <w:rPr>
          <w:del w:id="349" w:author="Myles Adams" w:date="2017-10-25T09:43:00Z"/>
          <w:sz w:val="22"/>
        </w:rPr>
      </w:pPr>
      <w:r w:rsidRPr="00294D51">
        <w:rPr>
          <w:sz w:val="22"/>
          <w:rPrChange w:id="350" w:author="Myles Adams" w:date="2017-10-25T09:30:00Z">
            <w:rPr/>
          </w:rPrChange>
        </w:rPr>
        <w:t xml:space="preserve">All the objects in this game take advantage </w:t>
      </w:r>
      <w:r w:rsidR="00EA3254" w:rsidRPr="00294D51">
        <w:rPr>
          <w:sz w:val="22"/>
          <w:rPrChange w:id="351" w:author="Myles Adams" w:date="2017-10-25T09:30:00Z">
            <w:rPr/>
          </w:rPrChange>
        </w:rPr>
        <w:t>of Unity’s</w:t>
      </w:r>
      <w:r w:rsidR="00B30D72" w:rsidRPr="00294D51">
        <w:rPr>
          <w:sz w:val="22"/>
          <w:rPrChange w:id="352" w:author="Myles Adams" w:date="2017-10-25T09:30:00Z">
            <w:rPr/>
          </w:rPrChange>
        </w:rPr>
        <w:t xml:space="preserve"> in-built 3D game objects.</w:t>
      </w:r>
      <w:r w:rsidR="004A5430" w:rsidRPr="00294D51">
        <w:rPr>
          <w:sz w:val="22"/>
          <w:rPrChange w:id="353" w:author="Myles Adams" w:date="2017-10-25T09:30:00Z">
            <w:rPr/>
          </w:rPrChange>
        </w:rPr>
        <w:t xml:space="preserve"> </w:t>
      </w:r>
      <w:r w:rsidRPr="00294D51">
        <w:rPr>
          <w:sz w:val="22"/>
          <w:rPrChange w:id="354" w:author="Myles Adams" w:date="2017-10-25T09:30:00Z">
            <w:rPr/>
          </w:rPrChange>
        </w:rPr>
        <w:t xml:space="preserve">The boundary walls are cylinders, the paddle </w:t>
      </w:r>
      <w:r w:rsidR="00B30D72" w:rsidRPr="00294D51">
        <w:rPr>
          <w:sz w:val="22"/>
          <w:rPrChange w:id="355" w:author="Myles Adams" w:date="2017-10-25T09:30:00Z">
            <w:rPr/>
          </w:rPrChange>
        </w:rPr>
        <w:t>and power-ups are</w:t>
      </w:r>
      <w:r w:rsidRPr="00294D51">
        <w:rPr>
          <w:sz w:val="22"/>
          <w:rPrChange w:id="356" w:author="Myles Adams" w:date="2017-10-25T09:30:00Z">
            <w:rPr/>
          </w:rPrChange>
        </w:rPr>
        <w:t xml:space="preserve"> capsule</w:t>
      </w:r>
      <w:r w:rsidR="00B30D72" w:rsidRPr="00294D51">
        <w:rPr>
          <w:sz w:val="22"/>
          <w:rPrChange w:id="357" w:author="Myles Adams" w:date="2017-10-25T09:30:00Z">
            <w:rPr/>
          </w:rPrChange>
        </w:rPr>
        <w:t>s</w:t>
      </w:r>
      <w:r w:rsidRPr="00294D51">
        <w:rPr>
          <w:sz w:val="22"/>
          <w:rPrChange w:id="358" w:author="Myles Adams" w:date="2017-10-25T09:30:00Z">
            <w:rPr/>
          </w:rPrChange>
        </w:rPr>
        <w:t>, the ball is a sphere and the blocks are either a cube</w:t>
      </w:r>
      <w:ins w:id="359" w:author="Myles Adams" w:date="2017-10-25T09:43:00Z">
        <w:r w:rsidR="001E040E">
          <w:rPr>
            <w:sz w:val="22"/>
          </w:rPr>
          <w:t xml:space="preserve"> or </w:t>
        </w:r>
      </w:ins>
      <w:del w:id="360" w:author="Myles Adams" w:date="2017-10-25T09:43:00Z">
        <w:r w:rsidRPr="00294D51" w:rsidDel="001E040E">
          <w:rPr>
            <w:sz w:val="22"/>
            <w:rPrChange w:id="361" w:author="Myles Adams" w:date="2017-10-25T09:30:00Z">
              <w:rPr/>
            </w:rPrChange>
          </w:rPr>
          <w:delText xml:space="preserve">, </w:delText>
        </w:r>
      </w:del>
      <w:r w:rsidRPr="00294D51">
        <w:rPr>
          <w:sz w:val="22"/>
          <w:rPrChange w:id="362" w:author="Myles Adams" w:date="2017-10-25T09:30:00Z">
            <w:rPr/>
          </w:rPrChange>
        </w:rPr>
        <w:t xml:space="preserve">sphere </w:t>
      </w:r>
      <w:ins w:id="363" w:author="Myles Adams" w:date="2017-10-25T09:43:00Z">
        <w:r w:rsidR="001E040E">
          <w:rPr>
            <w:sz w:val="22"/>
          </w:rPr>
          <w:t xml:space="preserve">game </w:t>
        </w:r>
      </w:ins>
      <w:del w:id="364" w:author="Myles Adams" w:date="2017-10-25T09:43:00Z">
        <w:r w:rsidRPr="00294D51" w:rsidDel="001E040E">
          <w:rPr>
            <w:sz w:val="22"/>
            <w:rPrChange w:id="365" w:author="Myles Adams" w:date="2017-10-25T09:30:00Z">
              <w:rPr/>
            </w:rPrChange>
          </w:rPr>
          <w:delText xml:space="preserve">or cube game </w:delText>
        </w:r>
      </w:del>
      <w:r w:rsidRPr="00294D51">
        <w:rPr>
          <w:sz w:val="22"/>
          <w:rPrChange w:id="366" w:author="Myles Adams" w:date="2017-10-25T09:30:00Z">
            <w:rPr/>
          </w:rPrChange>
        </w:rPr>
        <w:t>object</w:t>
      </w:r>
      <w:r w:rsidR="004A5430" w:rsidRPr="00294D51">
        <w:rPr>
          <w:sz w:val="22"/>
          <w:rPrChange w:id="367" w:author="Myles Adams" w:date="2017-10-25T09:30:00Z">
            <w:rPr/>
          </w:rPrChange>
        </w:rPr>
        <w:t xml:space="preserve">. </w:t>
      </w:r>
      <w:ins w:id="368" w:author="Myles Adams" w:date="2017-10-25T09:43:00Z">
        <w:r w:rsidR="001E040E">
          <w:rPr>
            <w:sz w:val="22"/>
          </w:rPr>
          <w:t xml:space="preserve"> </w:t>
        </w:r>
      </w:ins>
    </w:p>
    <w:p w14:paraId="48DA4BD8" w14:textId="77777777" w:rsidR="001E040E" w:rsidRDefault="001E040E" w:rsidP="009930D7">
      <w:pPr>
        <w:rPr>
          <w:ins w:id="369" w:author="Myles Adams" w:date="2017-10-25T09:44:00Z"/>
          <w:sz w:val="22"/>
        </w:rPr>
      </w:pPr>
    </w:p>
    <w:p w14:paraId="799C7BBA" w14:textId="77777777" w:rsidR="001E040E" w:rsidRPr="00294D51" w:rsidRDefault="001E040E" w:rsidP="009930D7">
      <w:pPr>
        <w:rPr>
          <w:ins w:id="370" w:author="Myles Adams" w:date="2017-10-25T09:44:00Z"/>
          <w:sz w:val="22"/>
          <w:rPrChange w:id="371" w:author="Myles Adams" w:date="2017-10-25T09:30:00Z">
            <w:rPr>
              <w:ins w:id="372" w:author="Myles Adams" w:date="2017-10-25T09:44:00Z"/>
            </w:rPr>
          </w:rPrChange>
        </w:rPr>
      </w:pPr>
    </w:p>
    <w:p w14:paraId="407840D8" w14:textId="77777777" w:rsidR="004A5430" w:rsidRPr="00294D51" w:rsidDel="001E040E" w:rsidRDefault="004A5430" w:rsidP="009930D7">
      <w:pPr>
        <w:rPr>
          <w:del w:id="373" w:author="Myles Adams" w:date="2017-10-25T09:43:00Z"/>
          <w:sz w:val="22"/>
          <w:rPrChange w:id="374" w:author="Myles Adams" w:date="2017-10-25T09:30:00Z">
            <w:rPr>
              <w:del w:id="375" w:author="Myles Adams" w:date="2017-10-25T09:43:00Z"/>
            </w:rPr>
          </w:rPrChange>
        </w:rPr>
      </w:pPr>
    </w:p>
    <w:p w14:paraId="54A315D7" w14:textId="25DE567D" w:rsidR="004A5430" w:rsidRPr="00294D51" w:rsidRDefault="004A5430" w:rsidP="009930D7">
      <w:pPr>
        <w:rPr>
          <w:sz w:val="22"/>
          <w:rPrChange w:id="376" w:author="Myles Adams" w:date="2017-10-25T09:30:00Z">
            <w:rPr/>
          </w:rPrChange>
        </w:rPr>
      </w:pPr>
      <w:r w:rsidRPr="00294D51">
        <w:rPr>
          <w:sz w:val="22"/>
          <w:rPrChange w:id="377" w:author="Myles Adams" w:date="2017-10-25T09:30:00Z">
            <w:rPr/>
          </w:rPrChange>
        </w:rPr>
        <w:t xml:space="preserve">This </w:t>
      </w:r>
      <w:r w:rsidR="00B35C30" w:rsidRPr="00294D51">
        <w:rPr>
          <w:sz w:val="22"/>
          <w:rPrChange w:id="378" w:author="Myles Adams" w:date="2017-10-25T09:30:00Z">
            <w:rPr/>
          </w:rPrChange>
        </w:rPr>
        <w:t>was specifically designed so th</w:t>
      </w:r>
      <w:ins w:id="379" w:author="Myles Adams" w:date="2017-10-25T09:43:00Z">
        <w:r w:rsidR="001E040E">
          <w:rPr>
            <w:sz w:val="22"/>
          </w:rPr>
          <w:t>at the</w:t>
        </w:r>
      </w:ins>
      <w:del w:id="380" w:author="Myles Adams" w:date="2017-10-25T09:43:00Z">
        <w:r w:rsidR="00B35C30" w:rsidRPr="00294D51" w:rsidDel="001E040E">
          <w:rPr>
            <w:sz w:val="22"/>
            <w:rPrChange w:id="381" w:author="Myles Adams" w:date="2017-10-25T09:30:00Z">
              <w:rPr/>
            </w:rPrChange>
          </w:rPr>
          <w:delText>e</w:delText>
        </w:r>
      </w:del>
      <w:r w:rsidR="00B35C30" w:rsidRPr="00294D51">
        <w:rPr>
          <w:sz w:val="22"/>
          <w:rPrChange w:id="382" w:author="Myles Adams" w:date="2017-10-25T09:30:00Z">
            <w:rPr/>
          </w:rPrChange>
        </w:rPr>
        <w:t xml:space="preserve"> gam</w:t>
      </w:r>
      <w:r w:rsidR="00D56714" w:rsidRPr="00294D51">
        <w:rPr>
          <w:sz w:val="22"/>
          <w:rPrChange w:id="383" w:author="Myles Adams" w:date="2017-10-25T09:30:00Z">
            <w:rPr/>
          </w:rPrChange>
        </w:rPr>
        <w:t xml:space="preserve">e would look authentic and real. </w:t>
      </w:r>
      <w:r w:rsidR="00B35C30" w:rsidRPr="00294D51">
        <w:rPr>
          <w:sz w:val="22"/>
          <w:rPrChange w:id="384" w:author="Myles Adams" w:date="2017-10-25T09:30:00Z">
            <w:rPr/>
          </w:rPrChange>
        </w:rPr>
        <w:t xml:space="preserve"> People who have played similar games would understand the game layout and feel comfortable with </w:t>
      </w:r>
      <w:ins w:id="385" w:author="Myles Adams" w:date="2017-10-25T09:57:00Z">
        <w:r w:rsidR="00613E28">
          <w:rPr>
            <w:sz w:val="22"/>
          </w:rPr>
          <w:t xml:space="preserve">the </w:t>
        </w:r>
      </w:ins>
      <w:r w:rsidR="00D56714" w:rsidRPr="00294D51">
        <w:rPr>
          <w:sz w:val="22"/>
          <w:rPrChange w:id="386" w:author="Myles Adams" w:date="2017-10-25T09:30:00Z">
            <w:rPr/>
          </w:rPrChange>
        </w:rPr>
        <w:t>layout</w:t>
      </w:r>
      <w:r w:rsidR="00B35C30" w:rsidRPr="00294D51">
        <w:rPr>
          <w:sz w:val="22"/>
          <w:rPrChange w:id="387" w:author="Myles Adams" w:date="2017-10-25T09:30:00Z">
            <w:rPr/>
          </w:rPrChange>
        </w:rPr>
        <w:t xml:space="preserve">. </w:t>
      </w:r>
      <w:r w:rsidRPr="00294D51">
        <w:rPr>
          <w:sz w:val="22"/>
          <w:rPrChange w:id="388" w:author="Myles Adams" w:date="2017-10-25T09:30:00Z">
            <w:rPr/>
          </w:rPrChange>
        </w:rPr>
        <w:t xml:space="preserve"> </w:t>
      </w:r>
      <w:r w:rsidR="00D56714" w:rsidRPr="00294D51">
        <w:rPr>
          <w:sz w:val="22"/>
          <w:rPrChange w:id="389" w:author="Myles Adams" w:date="2017-10-25T09:30:00Z">
            <w:rPr/>
          </w:rPrChange>
        </w:rPr>
        <w:t xml:space="preserve">We </w:t>
      </w:r>
      <w:r w:rsidR="00D56714" w:rsidRPr="00294D51">
        <w:rPr>
          <w:sz w:val="22"/>
          <w:rPrChange w:id="390" w:author="Myles Adams" w:date="2017-10-25T09:30:00Z">
            <w:rPr/>
          </w:rPrChange>
        </w:rPr>
        <w:lastRenderedPageBreak/>
        <w:t xml:space="preserve">designed and textured the objects such that the game suited the </w:t>
      </w:r>
      <w:del w:id="391" w:author="Myles Adams" w:date="2017-10-25T09:44:00Z">
        <w:r w:rsidR="00D56714" w:rsidRPr="00294D51" w:rsidDel="001E040E">
          <w:rPr>
            <w:sz w:val="22"/>
            <w:rPrChange w:id="392" w:author="Myles Adams" w:date="2017-10-25T09:30:00Z">
              <w:rPr/>
            </w:rPrChange>
          </w:rPr>
          <w:delText xml:space="preserve">theme of </w:delText>
        </w:r>
        <w:r w:rsidR="00B961A4" w:rsidRPr="00294D51" w:rsidDel="001E040E">
          <w:rPr>
            <w:sz w:val="22"/>
            <w:rPrChange w:id="393" w:author="Myles Adams" w:date="2017-10-25T09:30:00Z">
              <w:rPr/>
            </w:rPrChange>
          </w:rPr>
          <w:delText>space</w:delText>
        </w:r>
      </w:del>
      <w:ins w:id="394" w:author="Myles Adams" w:date="2017-10-25T09:44:00Z">
        <w:r w:rsidR="001E040E">
          <w:rPr>
            <w:sz w:val="22"/>
          </w:rPr>
          <w:t>space theme</w:t>
        </w:r>
      </w:ins>
      <w:r w:rsidR="00B961A4" w:rsidRPr="00294D51">
        <w:rPr>
          <w:sz w:val="22"/>
          <w:rPrChange w:id="395" w:author="Myles Adams" w:date="2017-10-25T09:30:00Z">
            <w:rPr/>
          </w:rPrChange>
        </w:rPr>
        <w:t xml:space="preserve"> without compromising </w:t>
      </w:r>
      <w:r w:rsidR="005C2F41" w:rsidRPr="00294D51">
        <w:rPr>
          <w:sz w:val="22"/>
          <w:rPrChange w:id="396" w:author="Myles Adams" w:date="2017-10-25T09:30:00Z">
            <w:rPr/>
          </w:rPrChange>
        </w:rPr>
        <w:t>on st</w:t>
      </w:r>
      <w:r w:rsidR="00B961A4" w:rsidRPr="00294D51">
        <w:rPr>
          <w:sz w:val="22"/>
          <w:rPrChange w:id="397" w:author="Myles Adams" w:date="2017-10-25T09:30:00Z">
            <w:rPr/>
          </w:rPrChange>
        </w:rPr>
        <w:t>yle.</w:t>
      </w:r>
    </w:p>
    <w:p w14:paraId="71F4A47E" w14:textId="77777777" w:rsidR="00F40FB4" w:rsidRPr="00294D51" w:rsidRDefault="00F40FB4" w:rsidP="009930D7">
      <w:pPr>
        <w:rPr>
          <w:rFonts w:ascii="Cambria" w:hAnsi="Cambria"/>
          <w:sz w:val="22"/>
          <w:rPrChange w:id="398" w:author="Myles Adams" w:date="2017-10-25T09:30:00Z">
            <w:rPr>
              <w:rFonts w:ascii="Cambria" w:hAnsi="Cambria"/>
            </w:rPr>
          </w:rPrChange>
        </w:rPr>
      </w:pPr>
    </w:p>
    <w:p w14:paraId="48643C33" w14:textId="6D0D721D" w:rsidR="00C04AC1" w:rsidRPr="00294D51" w:rsidRDefault="00C04AC1" w:rsidP="009930D7">
      <w:pPr>
        <w:rPr>
          <w:rFonts w:ascii="Cambria" w:hAnsi="Cambria"/>
          <w:sz w:val="22"/>
          <w:rPrChange w:id="399" w:author="Myles Adams" w:date="2017-10-25T09:30:00Z">
            <w:rPr>
              <w:rFonts w:ascii="Cambria" w:hAnsi="Cambria"/>
            </w:rPr>
          </w:rPrChange>
        </w:rPr>
      </w:pPr>
      <w:r w:rsidRPr="00294D51">
        <w:rPr>
          <w:rFonts w:ascii="Cambria" w:hAnsi="Cambria"/>
          <w:sz w:val="22"/>
          <w:rPrChange w:id="400" w:author="Myles Adams" w:date="2017-10-25T09:30:00Z">
            <w:rPr>
              <w:rFonts w:ascii="Cambria" w:hAnsi="Cambria"/>
            </w:rPr>
          </w:rPrChange>
        </w:rPr>
        <w:t xml:space="preserve">Meteor </w:t>
      </w:r>
      <w:del w:id="401" w:author="Michael John Marshall" w:date="2017-10-24T22:36:00Z">
        <w:r w:rsidRPr="00294D51" w:rsidDel="008B3A04">
          <w:rPr>
            <w:rFonts w:ascii="Cambria" w:hAnsi="Cambria"/>
            <w:sz w:val="22"/>
            <w:rPrChange w:id="402" w:author="Myles Adams" w:date="2017-10-25T09:30:00Z">
              <w:rPr>
                <w:rFonts w:ascii="Cambria" w:hAnsi="Cambria"/>
              </w:rPr>
            </w:rPrChange>
          </w:rPr>
          <w:delText xml:space="preserve">Madness </w:delText>
        </w:r>
      </w:del>
      <w:ins w:id="403" w:author="Michael John Marshall" w:date="2017-10-24T22:36:00Z">
        <w:r w:rsidR="008B3A04" w:rsidRPr="00294D51">
          <w:rPr>
            <w:rFonts w:ascii="Cambria" w:hAnsi="Cambria"/>
            <w:sz w:val="22"/>
            <w:rPrChange w:id="404" w:author="Myles Adams" w:date="2017-10-25T09:30:00Z">
              <w:rPr>
                <w:rFonts w:ascii="Cambria" w:hAnsi="Cambria"/>
              </w:rPr>
            </w:rPrChange>
          </w:rPr>
          <w:t xml:space="preserve">Buster </w:t>
        </w:r>
      </w:ins>
      <w:r w:rsidRPr="00294D51">
        <w:rPr>
          <w:rFonts w:ascii="Cambria" w:hAnsi="Cambria"/>
          <w:sz w:val="22"/>
          <w:rPrChange w:id="405" w:author="Myles Adams" w:date="2017-10-25T09:30:00Z">
            <w:rPr>
              <w:rFonts w:ascii="Cambria" w:hAnsi="Cambria"/>
            </w:rPr>
          </w:rPrChange>
        </w:rPr>
        <w:t xml:space="preserve">incorporates </w:t>
      </w:r>
      <w:del w:id="406" w:author="Michael John Marshall" w:date="2017-10-24T22:36:00Z">
        <w:r w:rsidRPr="00294D51" w:rsidDel="008B3A04">
          <w:rPr>
            <w:rFonts w:ascii="Cambria" w:hAnsi="Cambria"/>
            <w:sz w:val="22"/>
            <w:rPrChange w:id="407" w:author="Myles Adams" w:date="2017-10-25T09:30:00Z">
              <w:rPr>
                <w:rFonts w:ascii="Cambria" w:hAnsi="Cambria"/>
              </w:rPr>
            </w:rPrChange>
          </w:rPr>
          <w:delText xml:space="preserve">four </w:delText>
        </w:r>
      </w:del>
      <w:ins w:id="408" w:author="Michael John Marshall" w:date="2017-10-24T22:36:00Z">
        <w:r w:rsidR="008B3A04" w:rsidRPr="00294D51">
          <w:rPr>
            <w:rFonts w:ascii="Cambria" w:hAnsi="Cambria"/>
            <w:sz w:val="22"/>
            <w:rPrChange w:id="409" w:author="Myles Adams" w:date="2017-10-25T09:30:00Z">
              <w:rPr>
                <w:rFonts w:ascii="Cambria" w:hAnsi="Cambria"/>
              </w:rPr>
            </w:rPrChange>
          </w:rPr>
          <w:t xml:space="preserve">five </w:t>
        </w:r>
      </w:ins>
      <w:r w:rsidRPr="00294D51">
        <w:rPr>
          <w:rFonts w:ascii="Cambria" w:hAnsi="Cambria"/>
          <w:sz w:val="22"/>
          <w:rPrChange w:id="410" w:author="Myles Adams" w:date="2017-10-25T09:30:00Z">
            <w:rPr>
              <w:rFonts w:ascii="Cambria" w:hAnsi="Cambria"/>
            </w:rPr>
          </w:rPrChange>
        </w:rPr>
        <w:t>different particle effects:</w:t>
      </w:r>
    </w:p>
    <w:p w14:paraId="19B54D80" w14:textId="5E779673" w:rsidR="00C04AC1" w:rsidRPr="00294D51" w:rsidRDefault="00C04AC1" w:rsidP="00C04AC1">
      <w:pPr>
        <w:pStyle w:val="ListParagraph"/>
        <w:numPr>
          <w:ilvl w:val="0"/>
          <w:numId w:val="7"/>
        </w:numPr>
        <w:rPr>
          <w:sz w:val="22"/>
          <w:rPrChange w:id="411" w:author="Myles Adams" w:date="2017-10-25T09:30:00Z">
            <w:rPr/>
          </w:rPrChange>
        </w:rPr>
      </w:pPr>
      <w:r w:rsidRPr="00294D51">
        <w:rPr>
          <w:sz w:val="22"/>
          <w:rPrChange w:id="412" w:author="Myles Adams" w:date="2017-10-25T09:30:00Z">
            <w:rPr/>
          </w:rPrChange>
        </w:rPr>
        <w:t xml:space="preserve">The </w:t>
      </w:r>
      <w:ins w:id="413" w:author="Michael John Marshall" w:date="2017-10-24T22:34:00Z">
        <w:r w:rsidR="008B3A04" w:rsidRPr="00294D51">
          <w:rPr>
            <w:sz w:val="22"/>
            <w:rPrChange w:id="414" w:author="Myles Adams" w:date="2017-10-25T09:30:00Z">
              <w:rPr/>
            </w:rPrChange>
          </w:rPr>
          <w:t xml:space="preserve">space debris </w:t>
        </w:r>
      </w:ins>
      <w:r w:rsidRPr="00294D51">
        <w:rPr>
          <w:sz w:val="22"/>
          <w:rPrChange w:id="415" w:author="Myles Adams" w:date="2017-10-25T09:30:00Z">
            <w:rPr/>
          </w:rPrChange>
        </w:rPr>
        <w:t>background particle effect</w:t>
      </w:r>
    </w:p>
    <w:p w14:paraId="3CCD9FD1" w14:textId="35755479" w:rsidR="00C04AC1" w:rsidRPr="00294D51" w:rsidRDefault="00C04AC1" w:rsidP="00C04AC1">
      <w:pPr>
        <w:pStyle w:val="ListParagraph"/>
        <w:numPr>
          <w:ilvl w:val="0"/>
          <w:numId w:val="7"/>
        </w:numPr>
        <w:rPr>
          <w:sz w:val="22"/>
          <w:rPrChange w:id="416" w:author="Myles Adams" w:date="2017-10-25T09:30:00Z">
            <w:rPr/>
          </w:rPrChange>
        </w:rPr>
      </w:pPr>
      <w:r w:rsidRPr="00294D51">
        <w:rPr>
          <w:sz w:val="22"/>
          <w:rPrChange w:id="417" w:author="Myles Adams" w:date="2017-10-25T09:30:00Z">
            <w:rPr/>
          </w:rPrChange>
        </w:rPr>
        <w:t>The ball’s</w:t>
      </w:r>
      <w:ins w:id="418" w:author="Michael John Marshall" w:date="2017-10-24T22:34:00Z">
        <w:r w:rsidR="008B3A04" w:rsidRPr="00294D51">
          <w:rPr>
            <w:sz w:val="22"/>
            <w:rPrChange w:id="419" w:author="Myles Adams" w:date="2017-10-25T09:30:00Z">
              <w:rPr/>
            </w:rPrChange>
          </w:rPr>
          <w:t xml:space="preserve"> trail</w:t>
        </w:r>
      </w:ins>
      <w:r w:rsidRPr="00294D51">
        <w:rPr>
          <w:sz w:val="22"/>
          <w:rPrChange w:id="420" w:author="Myles Adams" w:date="2017-10-25T09:30:00Z">
            <w:rPr/>
          </w:rPrChange>
        </w:rPr>
        <w:t xml:space="preserve"> particle effect</w:t>
      </w:r>
    </w:p>
    <w:p w14:paraId="2BFC0F7A" w14:textId="05CE9655" w:rsidR="00C04AC1" w:rsidRPr="00294D51" w:rsidRDefault="00C04AC1" w:rsidP="00C04AC1">
      <w:pPr>
        <w:pStyle w:val="ListParagraph"/>
        <w:numPr>
          <w:ilvl w:val="0"/>
          <w:numId w:val="7"/>
        </w:numPr>
        <w:rPr>
          <w:sz w:val="22"/>
          <w:rPrChange w:id="421" w:author="Myles Adams" w:date="2017-10-25T09:30:00Z">
            <w:rPr/>
          </w:rPrChange>
        </w:rPr>
      </w:pPr>
      <w:r w:rsidRPr="00294D51">
        <w:rPr>
          <w:sz w:val="22"/>
          <w:rPrChange w:id="422" w:author="Myles Adams" w:date="2017-10-25T09:30:00Z">
            <w:rPr/>
          </w:rPrChange>
        </w:rPr>
        <w:t>The paddle</w:t>
      </w:r>
      <w:ins w:id="423" w:author="Michael John Marshall" w:date="2017-10-24T22:34:00Z">
        <w:r w:rsidR="008B3A04" w:rsidRPr="00294D51">
          <w:rPr>
            <w:sz w:val="22"/>
            <w:rPrChange w:id="424" w:author="Myles Adams" w:date="2017-10-25T09:30:00Z">
              <w:rPr/>
            </w:rPrChange>
          </w:rPr>
          <w:t>’s</w:t>
        </w:r>
      </w:ins>
      <w:r w:rsidRPr="00294D51">
        <w:rPr>
          <w:sz w:val="22"/>
          <w:rPrChange w:id="425" w:author="Myles Adams" w:date="2017-10-25T09:30:00Z">
            <w:rPr/>
          </w:rPrChange>
        </w:rPr>
        <w:t xml:space="preserve"> </w:t>
      </w:r>
      <w:del w:id="426" w:author="Michael John Marshall" w:date="2017-10-24T22:34:00Z">
        <w:r w:rsidRPr="00294D51" w:rsidDel="008B3A04">
          <w:rPr>
            <w:sz w:val="22"/>
            <w:rPrChange w:id="427" w:author="Myles Adams" w:date="2017-10-25T09:30:00Z">
              <w:rPr/>
            </w:rPrChange>
          </w:rPr>
          <w:delText xml:space="preserve">destroying </w:delText>
        </w:r>
      </w:del>
      <w:ins w:id="428" w:author="Michael John Marshall" w:date="2017-10-24T22:34:00Z">
        <w:r w:rsidR="008B3A04" w:rsidRPr="00294D51">
          <w:rPr>
            <w:sz w:val="22"/>
            <w:rPrChange w:id="429" w:author="Myles Adams" w:date="2017-10-25T09:30:00Z">
              <w:rPr/>
            </w:rPrChange>
          </w:rPr>
          <w:t xml:space="preserve">death </w:t>
        </w:r>
      </w:ins>
      <w:r w:rsidRPr="00294D51">
        <w:rPr>
          <w:sz w:val="22"/>
          <w:rPrChange w:id="430" w:author="Myles Adams" w:date="2017-10-25T09:30:00Z">
            <w:rPr/>
          </w:rPrChange>
        </w:rPr>
        <w:t>particle effect</w:t>
      </w:r>
    </w:p>
    <w:p w14:paraId="51FEF28A" w14:textId="08E4A7FD" w:rsidR="008B3A04" w:rsidRPr="00294D51" w:rsidRDefault="00C04AC1" w:rsidP="008B3A04">
      <w:pPr>
        <w:pStyle w:val="ListParagraph"/>
        <w:numPr>
          <w:ilvl w:val="0"/>
          <w:numId w:val="7"/>
        </w:numPr>
        <w:rPr>
          <w:ins w:id="431" w:author="Michael John Marshall" w:date="2017-10-24T22:33:00Z"/>
          <w:sz w:val="22"/>
          <w:rPrChange w:id="432" w:author="Myles Adams" w:date="2017-10-25T09:30:00Z">
            <w:rPr>
              <w:ins w:id="433" w:author="Michael John Marshall" w:date="2017-10-24T22:33:00Z"/>
            </w:rPr>
          </w:rPrChange>
        </w:rPr>
      </w:pPr>
      <w:r w:rsidRPr="00294D51">
        <w:rPr>
          <w:sz w:val="22"/>
          <w:rPrChange w:id="434" w:author="Myles Adams" w:date="2017-10-25T09:30:00Z">
            <w:rPr/>
          </w:rPrChange>
        </w:rPr>
        <w:t xml:space="preserve">The destroyed bricks </w:t>
      </w:r>
      <w:ins w:id="435" w:author="Michael John Marshall" w:date="2017-10-24T22:34:00Z">
        <w:r w:rsidR="008B3A04" w:rsidRPr="00294D51">
          <w:rPr>
            <w:sz w:val="22"/>
            <w:rPrChange w:id="436" w:author="Myles Adams" w:date="2017-10-25T09:30:00Z">
              <w:rPr/>
            </w:rPrChange>
          </w:rPr>
          <w:t xml:space="preserve">rubble </w:t>
        </w:r>
      </w:ins>
      <w:del w:id="437" w:author="Michael John Marshall" w:date="2017-10-24T22:34:00Z">
        <w:r w:rsidRPr="00294D51" w:rsidDel="008B3A04">
          <w:rPr>
            <w:sz w:val="22"/>
            <w:rPrChange w:id="438" w:author="Myles Adams" w:date="2017-10-25T09:30:00Z">
              <w:rPr/>
            </w:rPrChange>
          </w:rPr>
          <w:delText xml:space="preserve">paddle </w:delText>
        </w:r>
      </w:del>
      <w:ins w:id="439" w:author="Michael John Marshall" w:date="2017-10-24T22:34:00Z">
        <w:r w:rsidR="008B3A04" w:rsidRPr="00294D51">
          <w:rPr>
            <w:sz w:val="22"/>
            <w:rPrChange w:id="440" w:author="Myles Adams" w:date="2017-10-25T09:30:00Z">
              <w:rPr/>
            </w:rPrChange>
          </w:rPr>
          <w:t xml:space="preserve">particle </w:t>
        </w:r>
      </w:ins>
      <w:r w:rsidRPr="00294D51">
        <w:rPr>
          <w:sz w:val="22"/>
          <w:rPrChange w:id="441" w:author="Myles Adams" w:date="2017-10-25T09:30:00Z">
            <w:rPr/>
          </w:rPrChange>
        </w:rPr>
        <w:t>effect</w:t>
      </w:r>
    </w:p>
    <w:p w14:paraId="7EFA8BA0" w14:textId="1CB0298B" w:rsidR="008B3A04" w:rsidRPr="00294D51" w:rsidRDefault="008B3A04" w:rsidP="008B3A04">
      <w:pPr>
        <w:pStyle w:val="ListParagraph"/>
        <w:numPr>
          <w:ilvl w:val="0"/>
          <w:numId w:val="7"/>
        </w:numPr>
        <w:rPr>
          <w:sz w:val="22"/>
          <w:rPrChange w:id="442" w:author="Myles Adams" w:date="2017-10-25T09:30:00Z">
            <w:rPr/>
          </w:rPrChange>
        </w:rPr>
      </w:pPr>
      <w:ins w:id="443" w:author="Michael John Marshall" w:date="2017-10-24T22:35:00Z">
        <w:r w:rsidRPr="00294D51">
          <w:rPr>
            <w:sz w:val="22"/>
            <w:rPrChange w:id="444" w:author="Myles Adams" w:date="2017-10-25T09:30:00Z">
              <w:rPr/>
            </w:rPrChange>
          </w:rPr>
          <w:t>The pulsing particle effect under the paddle</w:t>
        </w:r>
      </w:ins>
    </w:p>
    <w:p w14:paraId="51575F7F" w14:textId="77777777" w:rsidR="00F40FB4" w:rsidRPr="00294D51" w:rsidRDefault="00F40FB4" w:rsidP="009930D7">
      <w:pPr>
        <w:rPr>
          <w:sz w:val="22"/>
          <w:rPrChange w:id="445" w:author="Myles Adams" w:date="2017-10-25T09:30:00Z">
            <w:rPr/>
          </w:rPrChange>
        </w:rPr>
      </w:pPr>
    </w:p>
    <w:p w14:paraId="4573082B" w14:textId="4BCAA2DC" w:rsidR="00077CBC" w:rsidRPr="00294D51" w:rsidRDefault="00077CBC" w:rsidP="009930D7">
      <w:pPr>
        <w:rPr>
          <w:sz w:val="22"/>
          <w:rPrChange w:id="446" w:author="Myles Adams" w:date="2017-10-25T09:30:00Z">
            <w:rPr/>
          </w:rPrChange>
        </w:rPr>
      </w:pPr>
      <w:r w:rsidRPr="00294D51">
        <w:rPr>
          <w:sz w:val="22"/>
          <w:rPrChange w:id="447" w:author="Myles Adams" w:date="2017-10-25T09:30:00Z">
            <w:rPr/>
          </w:rPrChange>
        </w:rPr>
        <w:t xml:space="preserve">Whilst the background particle effect was taken from the Unity </w:t>
      </w:r>
      <w:ins w:id="448" w:author="Myles Adams" w:date="2017-10-25T09:44:00Z">
        <w:r w:rsidR="001E040E">
          <w:rPr>
            <w:sz w:val="22"/>
          </w:rPr>
          <w:t>S</w:t>
        </w:r>
      </w:ins>
      <w:del w:id="449" w:author="Myles Adams" w:date="2017-10-25T09:44:00Z">
        <w:r w:rsidRPr="00294D51" w:rsidDel="001E040E">
          <w:rPr>
            <w:sz w:val="22"/>
            <w:rPrChange w:id="450" w:author="Myles Adams" w:date="2017-10-25T09:30:00Z">
              <w:rPr/>
            </w:rPrChange>
          </w:rPr>
          <w:delText>s</w:delText>
        </w:r>
      </w:del>
      <w:r w:rsidRPr="00294D51">
        <w:rPr>
          <w:sz w:val="22"/>
          <w:rPrChange w:id="451" w:author="Myles Adams" w:date="2017-10-25T09:30:00Z">
            <w:rPr/>
          </w:rPrChange>
        </w:rPr>
        <w:t xml:space="preserve">tore, the other </w:t>
      </w:r>
      <w:del w:id="452" w:author="Michael John Marshall" w:date="2017-10-24T22:36:00Z">
        <w:r w:rsidRPr="00294D51" w:rsidDel="008B3A04">
          <w:rPr>
            <w:sz w:val="22"/>
            <w:rPrChange w:id="453" w:author="Myles Adams" w:date="2017-10-25T09:30:00Z">
              <w:rPr/>
            </w:rPrChange>
          </w:rPr>
          <w:delText xml:space="preserve">three </w:delText>
        </w:r>
      </w:del>
      <w:ins w:id="454" w:author="Michael John Marshall" w:date="2017-10-24T22:36:00Z">
        <w:r w:rsidR="008B3A04" w:rsidRPr="00294D51">
          <w:rPr>
            <w:sz w:val="22"/>
            <w:rPrChange w:id="455" w:author="Myles Adams" w:date="2017-10-25T09:30:00Z">
              <w:rPr/>
            </w:rPrChange>
          </w:rPr>
          <w:t xml:space="preserve">four </w:t>
        </w:r>
        <w:del w:id="456" w:author="Myles Adams" w:date="2017-10-25T09:44:00Z">
          <w:r w:rsidR="008B3A04" w:rsidRPr="00294D51" w:rsidDel="001E040E">
            <w:rPr>
              <w:sz w:val="22"/>
              <w:rPrChange w:id="457" w:author="Myles Adams" w:date="2017-10-25T09:30:00Z">
                <w:rPr/>
              </w:rPrChange>
            </w:rPr>
            <w:delText xml:space="preserve"> </w:delText>
          </w:r>
        </w:del>
      </w:ins>
      <w:r w:rsidRPr="00294D51">
        <w:rPr>
          <w:sz w:val="22"/>
          <w:rPrChange w:id="458" w:author="Myles Adams" w:date="2017-10-25T09:30:00Z">
            <w:rPr/>
          </w:rPrChange>
        </w:rPr>
        <w:t xml:space="preserve">were specifically created in order to improve </w:t>
      </w:r>
      <w:r w:rsidR="000F3025" w:rsidRPr="00294D51">
        <w:rPr>
          <w:sz w:val="22"/>
          <w:rPrChange w:id="459" w:author="Myles Adams" w:date="2017-10-25T09:30:00Z">
            <w:rPr/>
          </w:rPrChange>
        </w:rPr>
        <w:t>stimulation</w:t>
      </w:r>
      <w:r w:rsidRPr="00294D51">
        <w:rPr>
          <w:sz w:val="22"/>
          <w:rPrChange w:id="460" w:author="Myles Adams" w:date="2017-10-25T09:30:00Z">
            <w:rPr/>
          </w:rPrChange>
        </w:rPr>
        <w:t xml:space="preserve"> and interaction</w:t>
      </w:r>
      <w:r w:rsidR="0056713F" w:rsidRPr="00294D51">
        <w:rPr>
          <w:sz w:val="22"/>
          <w:rPrChange w:id="461" w:author="Myles Adams" w:date="2017-10-25T09:30:00Z">
            <w:rPr/>
          </w:rPrChange>
        </w:rPr>
        <w:t xml:space="preserve"> with the player.</w:t>
      </w:r>
    </w:p>
    <w:p w14:paraId="7CF22AC3" w14:textId="77777777" w:rsidR="00D209A7" w:rsidRPr="00294D51" w:rsidRDefault="00D209A7" w:rsidP="009930D7">
      <w:pPr>
        <w:rPr>
          <w:b/>
          <w:sz w:val="22"/>
          <w:rPrChange w:id="462" w:author="Myles Adams" w:date="2017-10-25T09:30:00Z">
            <w:rPr>
              <w:b/>
            </w:rPr>
          </w:rPrChange>
        </w:rPr>
      </w:pPr>
    </w:p>
    <w:p w14:paraId="2A477AFE" w14:textId="77777777" w:rsidR="00F00B2B" w:rsidRPr="00294D51" w:rsidRDefault="00F00B2B" w:rsidP="0045073B">
      <w:pPr>
        <w:rPr>
          <w:b/>
          <w:i/>
          <w:sz w:val="22"/>
          <w:rPrChange w:id="463" w:author="Myles Adams" w:date="2017-10-25T09:35:00Z">
            <w:rPr>
              <w:b/>
            </w:rPr>
          </w:rPrChange>
        </w:rPr>
      </w:pPr>
      <w:r w:rsidRPr="00294D51">
        <w:rPr>
          <w:b/>
          <w:i/>
          <w:sz w:val="22"/>
          <w:rPrChange w:id="464" w:author="Myles Adams" w:date="2017-10-25T09:35:00Z">
            <w:rPr>
              <w:b/>
            </w:rPr>
          </w:rPrChange>
        </w:rPr>
        <w:t>How you handled the graphics pipeline and camera motion</w:t>
      </w:r>
    </w:p>
    <w:p w14:paraId="088E356F" w14:textId="77777777" w:rsidR="009930D7" w:rsidRPr="00294D51" w:rsidDel="00A91EEB" w:rsidRDefault="009930D7" w:rsidP="009930D7">
      <w:pPr>
        <w:rPr>
          <w:del w:id="465" w:author="Myles Adams" w:date="2017-10-24T21:47:00Z"/>
          <w:b/>
          <w:sz w:val="22"/>
          <w:rPrChange w:id="466" w:author="Myles Adams" w:date="2017-10-25T09:30:00Z">
            <w:rPr>
              <w:del w:id="467" w:author="Myles Adams" w:date="2017-10-24T21:47:00Z"/>
              <w:b/>
            </w:rPr>
          </w:rPrChange>
        </w:rPr>
      </w:pPr>
    </w:p>
    <w:p w14:paraId="7C883700" w14:textId="21457800" w:rsidR="00A91EEB" w:rsidRPr="00294D51" w:rsidRDefault="005C2F41" w:rsidP="009930D7">
      <w:pPr>
        <w:rPr>
          <w:ins w:id="468" w:author="Myles Adams" w:date="2017-10-24T21:37:00Z"/>
          <w:sz w:val="22"/>
          <w:rPrChange w:id="469" w:author="Myles Adams" w:date="2017-10-25T09:30:00Z">
            <w:rPr>
              <w:ins w:id="470" w:author="Myles Adams" w:date="2017-10-24T21:37:00Z"/>
              <w:color w:val="FF0000"/>
            </w:rPr>
          </w:rPrChange>
        </w:rPr>
      </w:pPr>
      <w:del w:id="471" w:author="Myles Adams" w:date="2017-10-24T21:47:00Z">
        <w:r w:rsidRPr="00294D51" w:rsidDel="00A91EEB">
          <w:rPr>
            <w:color w:val="FF0000"/>
            <w:sz w:val="22"/>
            <w:rPrChange w:id="472" w:author="Myles Adams" w:date="2017-10-25T09:30:00Z">
              <w:rPr>
                <w:color w:val="FF0000"/>
              </w:rPr>
            </w:rPrChange>
          </w:rPr>
          <w:delText>How did we manage</w:delText>
        </w:r>
        <w:r w:rsidR="00D56714" w:rsidRPr="00294D51" w:rsidDel="00A91EEB">
          <w:rPr>
            <w:color w:val="FF0000"/>
            <w:sz w:val="22"/>
            <w:rPrChange w:id="473" w:author="Myles Adams" w:date="2017-10-25T09:30:00Z">
              <w:rPr>
                <w:color w:val="FF0000"/>
              </w:rPr>
            </w:rPrChange>
          </w:rPr>
          <w:delText xml:space="preserve"> the graphics pipeline???</w:delText>
        </w:r>
      </w:del>
    </w:p>
    <w:p w14:paraId="10B2E660" w14:textId="6070A9E6" w:rsidR="00A91EEB" w:rsidRPr="00294D51" w:rsidRDefault="00A91EEB" w:rsidP="009930D7">
      <w:pPr>
        <w:rPr>
          <w:sz w:val="22"/>
          <w:rPrChange w:id="474" w:author="Myles Adams" w:date="2017-10-25T09:30:00Z">
            <w:rPr>
              <w:color w:val="FF0000"/>
            </w:rPr>
          </w:rPrChange>
        </w:rPr>
      </w:pPr>
      <w:ins w:id="475" w:author="Myles Adams" w:date="2017-10-24T21:41:00Z">
        <w:r w:rsidRPr="00294D51">
          <w:rPr>
            <w:sz w:val="22"/>
            <w:rPrChange w:id="476" w:author="Myles Adams" w:date="2017-10-25T09:30:00Z">
              <w:rPr>
                <w:color w:val="FF0000"/>
              </w:rPr>
            </w:rPrChange>
          </w:rPr>
          <w:t xml:space="preserve">To handle the graphics pipeline we </w:t>
        </w:r>
      </w:ins>
      <w:ins w:id="477" w:author="Myles Adams" w:date="2017-10-24T21:42:00Z">
        <w:r w:rsidR="00BB509B" w:rsidRPr="00294D51">
          <w:rPr>
            <w:sz w:val="22"/>
            <w:rPrChange w:id="478" w:author="Myles Adams" w:date="2017-10-25T09:30:00Z">
              <w:rPr>
                <w:color w:val="FF0000"/>
              </w:rPr>
            </w:rPrChange>
          </w:rPr>
          <w:t xml:space="preserve">used </w:t>
        </w:r>
      </w:ins>
      <w:ins w:id="479" w:author="Michael John Marshall" w:date="2017-10-24T22:36:00Z">
        <w:r w:rsidR="008B3A04" w:rsidRPr="00294D51">
          <w:rPr>
            <w:sz w:val="22"/>
            <w:rPrChange w:id="480" w:author="Myles Adams" w:date="2017-10-25T09:30:00Z">
              <w:rPr>
                <w:color w:val="FF0000"/>
              </w:rPr>
            </w:rPrChange>
          </w:rPr>
          <w:t xml:space="preserve">the standard </w:t>
        </w:r>
      </w:ins>
      <w:ins w:id="481" w:author="Myles Adams" w:date="2017-10-24T21:42:00Z">
        <w:r w:rsidRPr="00294D51">
          <w:rPr>
            <w:sz w:val="22"/>
            <w:rPrChange w:id="482" w:author="Myles Adams" w:date="2017-10-25T09:30:00Z">
              <w:rPr>
                <w:color w:val="FF0000"/>
              </w:rPr>
            </w:rPrChange>
          </w:rPr>
          <w:t>Post Processing Stack from the Unity Store in conjunction with Unity</w:t>
        </w:r>
      </w:ins>
      <w:ins w:id="483" w:author="Myles Adams" w:date="2017-10-24T21:47:00Z">
        <w:r w:rsidRPr="00294D51">
          <w:rPr>
            <w:sz w:val="22"/>
            <w:rPrChange w:id="484" w:author="Myles Adams" w:date="2017-10-25T09:30:00Z">
              <w:rPr>
                <w:color w:val="FF0000"/>
              </w:rPr>
            </w:rPrChange>
          </w:rPr>
          <w:t>’s inbuilt feat</w:t>
        </w:r>
        <w:bookmarkStart w:id="485" w:name="_GoBack"/>
        <w:bookmarkEnd w:id="485"/>
        <w:r w:rsidRPr="00294D51">
          <w:rPr>
            <w:sz w:val="22"/>
            <w:rPrChange w:id="486" w:author="Myles Adams" w:date="2017-10-25T09:30:00Z">
              <w:rPr>
                <w:color w:val="FF0000"/>
              </w:rPr>
            </w:rPrChange>
          </w:rPr>
          <w:t>ures.</w:t>
        </w:r>
      </w:ins>
      <w:ins w:id="487" w:author="Myles Adams" w:date="2017-10-24T21:43:00Z">
        <w:r w:rsidRPr="00294D51">
          <w:rPr>
            <w:sz w:val="22"/>
            <w:rPrChange w:id="488" w:author="Myles Adams" w:date="2017-10-25T09:30:00Z">
              <w:rPr>
                <w:color w:val="FF0000"/>
              </w:rPr>
            </w:rPrChange>
          </w:rPr>
          <w:t xml:space="preserve">  This asset combines a complete set of image effects into a single post-process pipeline, allowing the combination of many effects</w:t>
        </w:r>
      </w:ins>
      <w:ins w:id="489" w:author="Michael John Marshall" w:date="2017-10-24T22:37:00Z">
        <w:r w:rsidR="008B3A04" w:rsidRPr="00294D51">
          <w:rPr>
            <w:sz w:val="22"/>
            <w:rPrChange w:id="490" w:author="Myles Adams" w:date="2017-10-25T09:30:00Z">
              <w:rPr>
                <w:color w:val="FF0000"/>
              </w:rPr>
            </w:rPrChange>
          </w:rPr>
          <w:t xml:space="preserve"> to create the final display</w:t>
        </w:r>
      </w:ins>
      <w:ins w:id="491" w:author="Myles Adams" w:date="2017-10-24T21:43:00Z">
        <w:del w:id="492" w:author="Michael John Marshall" w:date="2017-10-24T22:37:00Z">
          <w:r w:rsidRPr="00294D51" w:rsidDel="008B3A04">
            <w:rPr>
              <w:sz w:val="22"/>
              <w:rPrChange w:id="493" w:author="Myles Adams" w:date="2017-10-25T09:30:00Z">
                <w:rPr>
                  <w:color w:val="FF0000"/>
                </w:rPr>
              </w:rPrChange>
            </w:rPr>
            <w:delText xml:space="preserve"> into a single pass</w:delText>
          </w:r>
        </w:del>
        <w:r w:rsidRPr="00294D51">
          <w:rPr>
            <w:sz w:val="22"/>
            <w:rPrChange w:id="494" w:author="Myles Adams" w:date="2017-10-25T09:30:00Z">
              <w:rPr>
                <w:color w:val="FF0000"/>
              </w:rPr>
            </w:rPrChange>
          </w:rPr>
          <w:t>.</w:t>
        </w:r>
      </w:ins>
      <w:ins w:id="495" w:author="Myles Adams" w:date="2017-10-24T21:46:00Z">
        <w:del w:id="496" w:author="Michael John Marshall" w:date="2017-10-24T22:37:00Z">
          <w:r w:rsidR="00BB509B" w:rsidRPr="00294D51" w:rsidDel="008B3A04">
            <w:rPr>
              <w:sz w:val="22"/>
              <w:rPrChange w:id="497" w:author="Myles Adams" w:date="2017-10-25T09:30:00Z">
                <w:rPr>
                  <w:color w:val="FF0000"/>
                </w:rPr>
              </w:rPrChange>
            </w:rPr>
            <w:delText xml:space="preserve"> </w:delText>
          </w:r>
        </w:del>
        <w:r w:rsidR="00BB509B" w:rsidRPr="00294D51">
          <w:rPr>
            <w:sz w:val="22"/>
            <w:rPrChange w:id="498" w:author="Myles Adams" w:date="2017-10-25T09:30:00Z">
              <w:rPr>
                <w:color w:val="FF0000"/>
              </w:rPr>
            </w:rPrChange>
          </w:rPr>
          <w:t xml:space="preserve"> </w:t>
        </w:r>
      </w:ins>
      <w:ins w:id="499" w:author="Myles Adams" w:date="2017-10-25T09:44:00Z">
        <w:r w:rsidR="00D63FEF">
          <w:rPr>
            <w:sz w:val="22"/>
          </w:rPr>
          <w:t xml:space="preserve"> </w:t>
        </w:r>
      </w:ins>
      <w:ins w:id="500" w:author="Myles Adams" w:date="2017-10-24T21:46:00Z">
        <w:r w:rsidR="00BB509B" w:rsidRPr="00294D51">
          <w:rPr>
            <w:sz w:val="22"/>
            <w:rPrChange w:id="501" w:author="Myles Adams" w:date="2017-10-25T09:30:00Z">
              <w:rPr>
                <w:color w:val="FF0000"/>
              </w:rPr>
            </w:rPrChange>
          </w:rPr>
          <w:t xml:space="preserve">In </w:t>
        </w:r>
        <w:proofErr w:type="gramStart"/>
        <w:r w:rsidR="00BB509B" w:rsidRPr="00294D51">
          <w:rPr>
            <w:sz w:val="22"/>
            <w:rPrChange w:id="502" w:author="Myles Adams" w:date="2017-10-25T09:30:00Z">
              <w:rPr>
                <w:color w:val="FF0000"/>
              </w:rPr>
            </w:rPrChange>
          </w:rPr>
          <w:t>particular</w:t>
        </w:r>
      </w:ins>
      <w:ins w:id="503" w:author="Myles Adams" w:date="2017-10-25T09:57:00Z">
        <w:r w:rsidR="00613E28">
          <w:rPr>
            <w:sz w:val="22"/>
          </w:rPr>
          <w:t>,</w:t>
        </w:r>
      </w:ins>
      <w:ins w:id="504" w:author="Myles Adams" w:date="2017-10-24T21:46:00Z">
        <w:r w:rsidRPr="00294D51">
          <w:rPr>
            <w:sz w:val="22"/>
            <w:rPrChange w:id="505" w:author="Myles Adams" w:date="2017-10-25T09:30:00Z">
              <w:rPr>
                <w:color w:val="FF0000"/>
              </w:rPr>
            </w:rPrChange>
          </w:rPr>
          <w:t xml:space="preserve"> we</w:t>
        </w:r>
        <w:proofErr w:type="gramEnd"/>
        <w:r w:rsidRPr="00294D51">
          <w:rPr>
            <w:sz w:val="22"/>
            <w:rPrChange w:id="506" w:author="Myles Adams" w:date="2017-10-25T09:30:00Z">
              <w:rPr>
                <w:color w:val="FF0000"/>
              </w:rPr>
            </w:rPrChange>
          </w:rPr>
          <w:t xml:space="preserve"> used the bloom, motion</w:t>
        </w:r>
        <w:del w:id="507" w:author="Michael John Marshall" w:date="2017-10-25T13:30:00Z">
          <w:r w:rsidRPr="00294D51" w:rsidDel="00300335">
            <w:rPr>
              <w:sz w:val="22"/>
              <w:rPrChange w:id="508" w:author="Myles Adams" w:date="2017-10-25T09:30:00Z">
                <w:rPr>
                  <w:color w:val="FF0000"/>
                </w:rPr>
              </w:rPrChange>
            </w:rPr>
            <w:delText xml:space="preserve"> </w:delText>
          </w:r>
        </w:del>
      </w:ins>
      <w:ins w:id="509" w:author="Michael John Marshall" w:date="2017-10-25T13:30:00Z">
        <w:r w:rsidR="00300335">
          <w:rPr>
            <w:sz w:val="22"/>
          </w:rPr>
          <w:t>-</w:t>
        </w:r>
      </w:ins>
      <w:ins w:id="510" w:author="Myles Adams" w:date="2017-10-24T21:46:00Z">
        <w:r w:rsidRPr="00294D51">
          <w:rPr>
            <w:sz w:val="22"/>
            <w:rPrChange w:id="511" w:author="Myles Adams" w:date="2017-10-25T09:30:00Z">
              <w:rPr>
                <w:color w:val="FF0000"/>
              </w:rPr>
            </w:rPrChange>
          </w:rPr>
          <w:t>blur and anti-aliasing effects in our game</w:t>
        </w:r>
        <w:r w:rsidR="00607DEA" w:rsidRPr="00294D51">
          <w:rPr>
            <w:sz w:val="22"/>
            <w:rPrChange w:id="512" w:author="Myles Adams" w:date="2017-10-25T09:30:00Z">
              <w:rPr>
                <w:color w:val="FF0000"/>
              </w:rPr>
            </w:rPrChange>
          </w:rPr>
          <w:t xml:space="preserve">, </w:t>
        </w:r>
      </w:ins>
      <w:ins w:id="513" w:author="Myles Adams" w:date="2017-10-25T09:45:00Z">
        <w:r w:rsidR="00D63FEF">
          <w:rPr>
            <w:sz w:val="22"/>
          </w:rPr>
          <w:t>making</w:t>
        </w:r>
      </w:ins>
      <w:ins w:id="514" w:author="Myles Adams" w:date="2017-10-24T21:46:00Z">
        <w:r w:rsidR="00607DEA" w:rsidRPr="00294D51">
          <w:rPr>
            <w:sz w:val="22"/>
            <w:rPrChange w:id="515" w:author="Myles Adams" w:date="2017-10-25T09:30:00Z">
              <w:rPr>
                <w:color w:val="FF0000"/>
              </w:rPr>
            </w:rPrChange>
          </w:rPr>
          <w:t xml:space="preserve"> our game more visually </w:t>
        </w:r>
        <w:del w:id="516" w:author="Michael John Marshall" w:date="2017-10-24T22:37:00Z">
          <w:r w:rsidR="00607DEA" w:rsidRPr="00294D51" w:rsidDel="008B3A04">
            <w:rPr>
              <w:sz w:val="22"/>
              <w:rPrChange w:id="517" w:author="Myles Adams" w:date="2017-10-25T09:30:00Z">
                <w:rPr>
                  <w:color w:val="FF0000"/>
                </w:rPr>
              </w:rPrChange>
            </w:rPr>
            <w:delText>stimulating</w:delText>
          </w:r>
        </w:del>
      </w:ins>
      <w:ins w:id="518" w:author="Michael John Marshall" w:date="2017-10-24T22:37:00Z">
        <w:r w:rsidR="008B3A04" w:rsidRPr="00294D51">
          <w:rPr>
            <w:sz w:val="22"/>
            <w:rPrChange w:id="519" w:author="Myles Adams" w:date="2017-10-25T09:30:00Z">
              <w:rPr>
                <w:color w:val="FF0000"/>
              </w:rPr>
            </w:rPrChange>
          </w:rPr>
          <w:t>appealing</w:t>
        </w:r>
      </w:ins>
      <w:ins w:id="520" w:author="Myles Adams" w:date="2017-10-24T21:46:00Z">
        <w:r w:rsidR="00607DEA" w:rsidRPr="00294D51">
          <w:rPr>
            <w:sz w:val="22"/>
            <w:rPrChange w:id="521" w:author="Myles Adams" w:date="2017-10-25T09:30:00Z">
              <w:rPr>
                <w:color w:val="FF0000"/>
              </w:rPr>
            </w:rPrChange>
          </w:rPr>
          <w:t>.</w:t>
        </w:r>
      </w:ins>
    </w:p>
    <w:p w14:paraId="3B1BD0F8" w14:textId="77777777" w:rsidR="00D56714" w:rsidRPr="00294D51" w:rsidRDefault="00D56714" w:rsidP="009930D7">
      <w:pPr>
        <w:rPr>
          <w:sz w:val="22"/>
          <w:rPrChange w:id="522" w:author="Myles Adams" w:date="2017-10-25T09:30:00Z">
            <w:rPr/>
          </w:rPrChange>
        </w:rPr>
      </w:pPr>
    </w:p>
    <w:p w14:paraId="0BF47553" w14:textId="0FCD7D3E" w:rsidR="00D56714" w:rsidRPr="00294D51" w:rsidRDefault="004C0636" w:rsidP="009930D7">
      <w:pPr>
        <w:rPr>
          <w:rFonts w:ascii="Cambria" w:hAnsi="Cambria"/>
          <w:sz w:val="22"/>
          <w:rPrChange w:id="523" w:author="Myles Adams" w:date="2017-10-25T09:30:00Z">
            <w:rPr>
              <w:rFonts w:ascii="Cambria" w:hAnsi="Cambria"/>
            </w:rPr>
          </w:rPrChange>
        </w:rPr>
      </w:pPr>
      <w:r w:rsidRPr="00294D51">
        <w:rPr>
          <w:sz w:val="22"/>
          <w:rPrChange w:id="524" w:author="Myles Adams" w:date="2017-10-25T09:30:00Z">
            <w:rPr/>
          </w:rPrChange>
        </w:rPr>
        <w:t>Since this game is an</w:t>
      </w:r>
      <w:r w:rsidR="00711B7D" w:rsidRPr="00294D51">
        <w:rPr>
          <w:sz w:val="22"/>
          <w:rPrChange w:id="525" w:author="Myles Adams" w:date="2017-10-25T09:30:00Z">
            <w:rPr/>
          </w:rPrChange>
        </w:rPr>
        <w:t xml:space="preserve"> </w:t>
      </w:r>
      <w:ins w:id="526" w:author="Myles Adams" w:date="2017-10-24T21:37:00Z">
        <w:r w:rsidR="00A91EEB" w:rsidRPr="00294D51">
          <w:rPr>
            <w:sz w:val="22"/>
            <w:rPrChange w:id="527" w:author="Myles Adams" w:date="2017-10-25T09:30:00Z">
              <w:rPr/>
            </w:rPrChange>
          </w:rPr>
          <w:t xml:space="preserve"> </w:t>
        </w:r>
      </w:ins>
      <w:del w:id="528" w:author="Myles Adams" w:date="2017-10-24T21:37:00Z">
        <w:r w:rsidR="004146DF" w:rsidRPr="00294D51" w:rsidDel="00A91EEB">
          <w:rPr>
            <w:sz w:val="22"/>
            <w:rPrChange w:id="529" w:author="Myles Adams" w:date="2017-10-25T09:30:00Z">
              <w:rPr/>
            </w:rPrChange>
          </w:rPr>
          <w:delText xml:space="preserve"> </w:delText>
        </w:r>
      </w:del>
      <w:r w:rsidRPr="00294D51">
        <w:rPr>
          <w:sz w:val="22"/>
          <w:rPrChange w:id="530" w:author="Myles Adams" w:date="2017-10-25T09:30:00Z">
            <w:rPr/>
          </w:rPrChange>
        </w:rPr>
        <w:t>‘arcade’ style game, the camera is in a fixed position for the entirety of the game.  The camera is position at a 50</w:t>
      </w:r>
      <w:r w:rsidRPr="00294D51">
        <w:rPr>
          <w:rFonts w:ascii="Cambria" w:hAnsi="Cambria"/>
          <w:sz w:val="22"/>
          <w:rPrChange w:id="531" w:author="Myles Adams" w:date="2017-10-25T09:30:00Z">
            <w:rPr>
              <w:rFonts w:ascii="Cambria" w:hAnsi="Cambria"/>
            </w:rPr>
          </w:rPrChange>
        </w:rPr>
        <w:t xml:space="preserve">° slope </w:t>
      </w:r>
      <w:ins w:id="532" w:author="Myles Adams" w:date="2017-10-25T09:45:00Z">
        <w:r w:rsidR="00D63FEF">
          <w:rPr>
            <w:rFonts w:ascii="Cambria" w:hAnsi="Cambria"/>
            <w:sz w:val="22"/>
          </w:rPr>
          <w:t xml:space="preserve">relative to the </w:t>
        </w:r>
      </w:ins>
      <w:del w:id="533" w:author="Myles Adams" w:date="2017-10-25T09:45:00Z">
        <w:r w:rsidRPr="00294D51" w:rsidDel="00D63FEF">
          <w:rPr>
            <w:rFonts w:ascii="Cambria" w:hAnsi="Cambria"/>
            <w:sz w:val="22"/>
            <w:rPrChange w:id="534" w:author="Myles Adams" w:date="2017-10-25T09:30:00Z">
              <w:rPr>
                <w:rFonts w:ascii="Cambria" w:hAnsi="Cambria"/>
              </w:rPr>
            </w:rPrChange>
          </w:rPr>
          <w:delText xml:space="preserve">to </w:delText>
        </w:r>
      </w:del>
      <w:r w:rsidRPr="00294D51">
        <w:rPr>
          <w:rFonts w:ascii="Cambria" w:hAnsi="Cambria"/>
          <w:sz w:val="22"/>
          <w:rPrChange w:id="535" w:author="Myles Adams" w:date="2017-10-25T09:30:00Z">
            <w:rPr>
              <w:rFonts w:ascii="Cambria" w:hAnsi="Cambria"/>
            </w:rPr>
          </w:rPrChange>
        </w:rPr>
        <w:t xml:space="preserve">walls </w:t>
      </w:r>
      <w:ins w:id="536" w:author="Myles Adams" w:date="2017-10-25T09:45:00Z">
        <w:r w:rsidR="00D63FEF">
          <w:rPr>
            <w:rFonts w:ascii="Cambria" w:hAnsi="Cambria"/>
            <w:sz w:val="22"/>
          </w:rPr>
          <w:t xml:space="preserve">in order to </w:t>
        </w:r>
      </w:ins>
      <w:r w:rsidRPr="00294D51">
        <w:rPr>
          <w:rFonts w:ascii="Cambria" w:hAnsi="Cambria"/>
          <w:sz w:val="22"/>
          <w:rPrChange w:id="537" w:author="Myles Adams" w:date="2017-10-25T09:30:00Z">
            <w:rPr>
              <w:rFonts w:ascii="Cambria" w:hAnsi="Cambria"/>
            </w:rPr>
          </w:rPrChange>
        </w:rPr>
        <w:t>provid</w:t>
      </w:r>
      <w:ins w:id="538" w:author="Myles Adams" w:date="2017-10-25T09:45:00Z">
        <w:r w:rsidR="00D63FEF">
          <w:rPr>
            <w:rFonts w:ascii="Cambria" w:hAnsi="Cambria"/>
            <w:sz w:val="22"/>
          </w:rPr>
          <w:t>e</w:t>
        </w:r>
      </w:ins>
      <w:del w:id="539" w:author="Myles Adams" w:date="2017-10-25T09:45:00Z">
        <w:r w:rsidRPr="00294D51" w:rsidDel="00D63FEF">
          <w:rPr>
            <w:rFonts w:ascii="Cambria" w:hAnsi="Cambria"/>
            <w:sz w:val="22"/>
            <w:rPrChange w:id="540" w:author="Myles Adams" w:date="2017-10-25T09:30:00Z">
              <w:rPr>
                <w:rFonts w:ascii="Cambria" w:hAnsi="Cambria"/>
              </w:rPr>
            </w:rPrChange>
          </w:rPr>
          <w:delText>ing</w:delText>
        </w:r>
      </w:del>
      <w:r w:rsidRPr="00294D51">
        <w:rPr>
          <w:rFonts w:ascii="Cambria" w:hAnsi="Cambria"/>
          <w:sz w:val="22"/>
          <w:rPrChange w:id="541" w:author="Myles Adams" w:date="2017-10-25T09:30:00Z">
            <w:rPr>
              <w:rFonts w:ascii="Cambria" w:hAnsi="Cambria"/>
            </w:rPr>
          </w:rPrChange>
        </w:rPr>
        <w:t xml:space="preserve"> a more </w:t>
      </w:r>
      <w:del w:id="542" w:author="Michael John Marshall" w:date="2017-10-25T13:22:00Z">
        <w:r w:rsidR="004146DF" w:rsidRPr="00294D51" w:rsidDel="001F0829">
          <w:rPr>
            <w:rFonts w:ascii="Cambria" w:hAnsi="Cambria"/>
            <w:sz w:val="22"/>
            <w:rPrChange w:id="543" w:author="Myles Adams" w:date="2017-10-25T09:30:00Z">
              <w:rPr>
                <w:rFonts w:ascii="Cambria" w:hAnsi="Cambria"/>
              </w:rPr>
            </w:rPrChange>
          </w:rPr>
          <w:delText xml:space="preserve">realistic and </w:delText>
        </w:r>
      </w:del>
      <w:r w:rsidRPr="00294D51">
        <w:rPr>
          <w:rFonts w:ascii="Cambria" w:hAnsi="Cambria"/>
          <w:sz w:val="22"/>
          <w:rPrChange w:id="544" w:author="Myles Adams" w:date="2017-10-25T09:30:00Z">
            <w:rPr>
              <w:rFonts w:ascii="Cambria" w:hAnsi="Cambria"/>
            </w:rPr>
          </w:rPrChange>
        </w:rPr>
        <w:t>stimulating viewing angle.</w:t>
      </w:r>
    </w:p>
    <w:p w14:paraId="1E3A1C12" w14:textId="77777777" w:rsidR="004C0636" w:rsidRPr="00294D51" w:rsidRDefault="004C0636" w:rsidP="009930D7">
      <w:pPr>
        <w:rPr>
          <w:sz w:val="22"/>
          <w:rPrChange w:id="545" w:author="Myles Adams" w:date="2017-10-25T09:30:00Z">
            <w:rPr/>
          </w:rPrChange>
        </w:rPr>
      </w:pPr>
    </w:p>
    <w:p w14:paraId="52A4A3FD" w14:textId="77777777" w:rsidR="00F00B2B" w:rsidRPr="00294D51" w:rsidRDefault="00F00B2B" w:rsidP="0045073B">
      <w:pPr>
        <w:rPr>
          <w:b/>
          <w:i/>
          <w:sz w:val="22"/>
          <w:rPrChange w:id="546" w:author="Myles Adams" w:date="2017-10-25T09:35:00Z">
            <w:rPr>
              <w:b/>
            </w:rPr>
          </w:rPrChange>
        </w:rPr>
      </w:pPr>
      <w:r w:rsidRPr="00294D51">
        <w:rPr>
          <w:b/>
          <w:i/>
          <w:sz w:val="22"/>
          <w:rPrChange w:id="547" w:author="Myles Adams" w:date="2017-10-25T09:35:00Z">
            <w:rPr>
              <w:b/>
            </w:rPr>
          </w:rPrChange>
        </w:rPr>
        <w:t>Descript</w:t>
      </w:r>
      <w:r w:rsidR="009930D7" w:rsidRPr="00294D51">
        <w:rPr>
          <w:b/>
          <w:i/>
          <w:sz w:val="22"/>
          <w:rPrChange w:id="548" w:author="Myles Adams" w:date="2017-10-25T09:35:00Z">
            <w:rPr>
              <w:b/>
            </w:rPr>
          </w:rPrChange>
        </w:rPr>
        <w:t>ions of how the shaders work</w:t>
      </w:r>
    </w:p>
    <w:p w14:paraId="1133F163" w14:textId="77777777" w:rsidR="009930D7" w:rsidRPr="00294D51" w:rsidRDefault="009930D7" w:rsidP="009930D7">
      <w:pPr>
        <w:rPr>
          <w:sz w:val="22"/>
          <w:rPrChange w:id="549" w:author="Myles Adams" w:date="2017-10-25T09:30:00Z">
            <w:rPr/>
          </w:rPrChange>
        </w:rPr>
      </w:pPr>
    </w:p>
    <w:p w14:paraId="1A0D3913" w14:textId="6242C8F8" w:rsidR="0059090E" w:rsidRPr="00294D51" w:rsidRDefault="00711B7D" w:rsidP="009930D7">
      <w:pPr>
        <w:rPr>
          <w:ins w:id="550" w:author="Michael Marshall" w:date="2017-10-13T16:36:00Z"/>
          <w:sz w:val="22"/>
          <w:rPrChange w:id="551" w:author="Myles Adams" w:date="2017-10-25T09:30:00Z">
            <w:rPr>
              <w:ins w:id="552" w:author="Michael Marshall" w:date="2017-10-13T16:36:00Z"/>
            </w:rPr>
          </w:rPrChange>
        </w:rPr>
      </w:pPr>
      <w:r w:rsidRPr="00294D51">
        <w:rPr>
          <w:sz w:val="22"/>
          <w:rPrChange w:id="553" w:author="Myles Adams" w:date="2017-10-25T09:30:00Z">
            <w:rPr/>
          </w:rPrChange>
        </w:rPr>
        <w:t xml:space="preserve">We used the Phong shader provided from the tutorials on the ball </w:t>
      </w:r>
      <w:del w:id="554" w:author="Michael Marshall" w:date="2017-10-13T16:29:00Z">
        <w:r w:rsidRPr="00294D51" w:rsidDel="00627E76">
          <w:rPr>
            <w:sz w:val="22"/>
            <w:rPrChange w:id="555" w:author="Myles Adams" w:date="2017-10-25T09:30:00Z">
              <w:rPr/>
            </w:rPrChange>
          </w:rPr>
          <w:delText>(read: meteor)</w:delText>
        </w:r>
        <w:r w:rsidR="0059090E" w:rsidRPr="00294D51" w:rsidDel="00627E76">
          <w:rPr>
            <w:sz w:val="22"/>
            <w:rPrChange w:id="556" w:author="Myles Adams" w:date="2017-10-25T09:30:00Z">
              <w:rPr/>
            </w:rPrChange>
          </w:rPr>
          <w:delText xml:space="preserve"> </w:delText>
        </w:r>
      </w:del>
      <w:r w:rsidR="0059090E" w:rsidRPr="00294D51">
        <w:rPr>
          <w:sz w:val="22"/>
          <w:rPrChange w:id="557" w:author="Myles Adams" w:date="2017-10-25T09:30:00Z">
            <w:rPr/>
          </w:rPrChange>
        </w:rPr>
        <w:t xml:space="preserve">and power up when in </w:t>
      </w:r>
      <w:ins w:id="558" w:author="Michael Marshall" w:date="2017-10-13T16:29:00Z">
        <w:r w:rsidR="00627E76" w:rsidRPr="00294D51">
          <w:rPr>
            <w:sz w:val="22"/>
            <w:rPrChange w:id="559" w:author="Myles Adams" w:date="2017-10-25T09:30:00Z">
              <w:rPr/>
            </w:rPrChange>
          </w:rPr>
          <w:t>‘</w:t>
        </w:r>
      </w:ins>
      <w:r w:rsidR="0059090E" w:rsidRPr="00294D51">
        <w:rPr>
          <w:sz w:val="22"/>
          <w:rPrChange w:id="560" w:author="Myles Adams" w:date="2017-10-25T09:30:00Z">
            <w:rPr/>
          </w:rPrChange>
        </w:rPr>
        <w:t>power-ball</w:t>
      </w:r>
      <w:ins w:id="561" w:author="Michael Marshall" w:date="2017-10-13T16:30:00Z">
        <w:r w:rsidR="00627E76" w:rsidRPr="00294D51">
          <w:rPr>
            <w:sz w:val="22"/>
            <w:rPrChange w:id="562" w:author="Myles Adams" w:date="2017-10-25T09:30:00Z">
              <w:rPr/>
            </w:rPrChange>
          </w:rPr>
          <w:t>’</w:t>
        </w:r>
      </w:ins>
      <w:r w:rsidR="0059090E" w:rsidRPr="00294D51">
        <w:rPr>
          <w:sz w:val="22"/>
          <w:rPrChange w:id="563" w:author="Myles Adams" w:date="2017-10-25T09:30:00Z">
            <w:rPr/>
          </w:rPrChange>
        </w:rPr>
        <w:t xml:space="preserve"> mode, with a few modifications.  In order to </w:t>
      </w:r>
      <w:del w:id="564" w:author="Michael John Marshall" w:date="2017-10-24T22:59:00Z">
        <w:r w:rsidR="0059090E" w:rsidRPr="00294D51" w:rsidDel="00940A3D">
          <w:rPr>
            <w:sz w:val="22"/>
            <w:rPrChange w:id="565" w:author="Myles Adams" w:date="2017-10-25T09:30:00Z">
              <w:rPr/>
            </w:rPrChange>
          </w:rPr>
          <w:delText>get both objects changing</w:delText>
        </w:r>
      </w:del>
      <w:ins w:id="566" w:author="Michael John Marshall" w:date="2017-10-24T22:59:00Z">
        <w:r w:rsidR="00940A3D" w:rsidRPr="00294D51">
          <w:rPr>
            <w:sz w:val="22"/>
            <w:rPrChange w:id="567" w:author="Myles Adams" w:date="2017-10-25T09:30:00Z">
              <w:rPr/>
            </w:rPrChange>
          </w:rPr>
          <w:t>create the</w:t>
        </w:r>
      </w:ins>
      <w:r w:rsidR="0059090E" w:rsidRPr="00294D51">
        <w:rPr>
          <w:sz w:val="22"/>
          <w:rPrChange w:id="568" w:author="Myles Adams" w:date="2017-10-25T09:30:00Z">
            <w:rPr/>
          </w:rPrChange>
        </w:rPr>
        <w:t xml:space="preserve"> colour</w:t>
      </w:r>
      <w:ins w:id="569" w:author="Michael John Marshall" w:date="2017-10-24T22:59:00Z">
        <w:r w:rsidR="00940A3D" w:rsidRPr="00294D51">
          <w:rPr>
            <w:sz w:val="22"/>
            <w:rPrChange w:id="570" w:author="Myles Adams" w:date="2017-10-25T09:30:00Z">
              <w:rPr/>
            </w:rPrChange>
          </w:rPr>
          <w:t>-changing effect</w:t>
        </w:r>
      </w:ins>
      <w:r w:rsidR="0059090E" w:rsidRPr="00294D51">
        <w:rPr>
          <w:sz w:val="22"/>
          <w:rPrChange w:id="571" w:author="Myles Adams" w:date="2017-10-25T09:30:00Z">
            <w:rPr/>
          </w:rPrChange>
        </w:rPr>
        <w:t xml:space="preserve">, we altered the shader to produce </w:t>
      </w:r>
      <w:del w:id="572" w:author="Myles Adams" w:date="2017-10-25T09:57:00Z">
        <w:r w:rsidR="0059090E" w:rsidRPr="00294D51" w:rsidDel="00613E28">
          <w:rPr>
            <w:sz w:val="22"/>
            <w:rPrChange w:id="573" w:author="Myles Adams" w:date="2017-10-25T09:30:00Z">
              <w:rPr/>
            </w:rPrChange>
          </w:rPr>
          <w:delText xml:space="preserve">a </w:delText>
        </w:r>
      </w:del>
      <w:r w:rsidR="0059090E" w:rsidRPr="00294D51">
        <w:rPr>
          <w:sz w:val="22"/>
          <w:rPrChange w:id="574" w:author="Myles Adams" w:date="2017-10-25T09:30:00Z">
            <w:rPr/>
          </w:rPrChange>
        </w:rPr>
        <w:t>different colour</w:t>
      </w:r>
      <w:ins w:id="575" w:author="Michael John Marshall" w:date="2017-10-24T22:59:00Z">
        <w:r w:rsidR="00940A3D" w:rsidRPr="00294D51">
          <w:rPr>
            <w:sz w:val="22"/>
            <w:rPrChange w:id="576" w:author="Myles Adams" w:date="2017-10-25T09:30:00Z">
              <w:rPr/>
            </w:rPrChange>
          </w:rPr>
          <w:t>s</w:t>
        </w:r>
      </w:ins>
      <w:r w:rsidR="0059090E" w:rsidRPr="00294D51">
        <w:rPr>
          <w:sz w:val="22"/>
          <w:rPrChange w:id="577" w:author="Myles Adams" w:date="2017-10-25T09:30:00Z">
            <w:rPr/>
          </w:rPrChange>
        </w:rPr>
        <w:t xml:space="preserve"> based on the</w:t>
      </w:r>
      <w:ins w:id="578" w:author="Michael John Marshall" w:date="2017-10-24T22:59:00Z">
        <w:r w:rsidR="00940A3D" w:rsidRPr="00294D51">
          <w:rPr>
            <w:sz w:val="22"/>
            <w:rPrChange w:id="579" w:author="Myles Adams" w:date="2017-10-25T09:30:00Z">
              <w:rPr/>
            </w:rPrChange>
          </w:rPr>
          <w:t xml:space="preserve"> object’s</w:t>
        </w:r>
      </w:ins>
      <w:r w:rsidR="0059090E" w:rsidRPr="00294D51">
        <w:rPr>
          <w:sz w:val="22"/>
          <w:rPrChange w:id="580" w:author="Myles Adams" w:date="2017-10-25T09:30:00Z">
            <w:rPr/>
          </w:rPrChange>
        </w:rPr>
        <w:t xml:space="preserve"> Y-axis height</w:t>
      </w:r>
      <w:ins w:id="581" w:author="Michael John Marshall" w:date="2017-10-24T22:59:00Z">
        <w:r w:rsidR="00940A3D" w:rsidRPr="00294D51">
          <w:rPr>
            <w:sz w:val="22"/>
            <w:rPrChange w:id="582" w:author="Myles Adams" w:date="2017-10-25T09:30:00Z">
              <w:rPr/>
            </w:rPrChange>
          </w:rPr>
          <w:t>.</w:t>
        </w:r>
      </w:ins>
      <w:r w:rsidR="0059090E" w:rsidRPr="00294D51">
        <w:rPr>
          <w:sz w:val="22"/>
          <w:rPrChange w:id="583" w:author="Myles Adams" w:date="2017-10-25T09:30:00Z">
            <w:rPr/>
          </w:rPrChange>
        </w:rPr>
        <w:t xml:space="preserve"> </w:t>
      </w:r>
      <w:ins w:id="584" w:author="Myles Adams" w:date="2017-10-25T09:46:00Z">
        <w:r w:rsidR="002F4853">
          <w:rPr>
            <w:sz w:val="22"/>
          </w:rPr>
          <w:t xml:space="preserve"> </w:t>
        </w:r>
      </w:ins>
      <w:del w:id="585" w:author="Michael John Marshall" w:date="2017-10-24T22:59:00Z">
        <w:r w:rsidR="0059090E" w:rsidRPr="00294D51" w:rsidDel="00940A3D">
          <w:rPr>
            <w:sz w:val="22"/>
            <w:rPrChange w:id="586" w:author="Myles Adams" w:date="2017-10-25T09:30:00Z">
              <w:rPr/>
            </w:rPrChange>
          </w:rPr>
          <w:delText>to increase the gameplay aesthetics</w:delText>
        </w:r>
      </w:del>
      <w:ins w:id="587" w:author="Michael Marshall" w:date="2017-10-13T16:30:00Z">
        <w:del w:id="588" w:author="Michael John Marshall" w:date="2017-10-24T22:59:00Z">
          <w:r w:rsidR="00627E76" w:rsidRPr="00294D51" w:rsidDel="00940A3D">
            <w:rPr>
              <w:sz w:val="22"/>
              <w:rPrChange w:id="589" w:author="Myles Adams" w:date="2017-10-25T09:30:00Z">
                <w:rPr/>
              </w:rPrChange>
            </w:rPr>
            <w:delText>,</w:delText>
          </w:r>
        </w:del>
      </w:ins>
      <w:ins w:id="590" w:author="Michael John Marshall" w:date="2017-10-24T22:59:00Z">
        <w:r w:rsidR="00940A3D" w:rsidRPr="00294D51">
          <w:rPr>
            <w:sz w:val="22"/>
            <w:rPrChange w:id="591" w:author="Myles Adams" w:date="2017-10-25T09:30:00Z">
              <w:rPr/>
            </w:rPrChange>
          </w:rPr>
          <w:t>This is</w:t>
        </w:r>
      </w:ins>
      <w:ins w:id="592" w:author="Michael Marshall" w:date="2017-10-13T16:30:00Z">
        <w:r w:rsidR="00627E76" w:rsidRPr="00294D51">
          <w:rPr>
            <w:sz w:val="22"/>
            <w:rPrChange w:id="593" w:author="Myles Adams" w:date="2017-10-25T09:30:00Z">
              <w:rPr/>
            </w:rPrChange>
          </w:rPr>
          <w:t xml:space="preserve"> akin to gaining invincibility in Mario Kart when consuming a </w:t>
        </w:r>
      </w:ins>
      <w:ins w:id="594" w:author="Michael John Marshall" w:date="2017-10-25T13:22:00Z">
        <w:r w:rsidR="001F0829">
          <w:rPr>
            <w:sz w:val="22"/>
          </w:rPr>
          <w:t>‘</w:t>
        </w:r>
      </w:ins>
      <w:ins w:id="595" w:author="Michael Marshall" w:date="2017-10-13T16:30:00Z">
        <w:r w:rsidR="00627E76" w:rsidRPr="00294D51">
          <w:rPr>
            <w:sz w:val="22"/>
            <w:rPrChange w:id="596" w:author="Myles Adams" w:date="2017-10-25T09:30:00Z">
              <w:rPr/>
            </w:rPrChange>
          </w:rPr>
          <w:t>star</w:t>
        </w:r>
      </w:ins>
      <w:ins w:id="597" w:author="Michael John Marshall" w:date="2017-10-25T13:22:00Z">
        <w:r w:rsidR="001F0829">
          <w:rPr>
            <w:sz w:val="22"/>
          </w:rPr>
          <w:t>’</w:t>
        </w:r>
      </w:ins>
      <w:ins w:id="598" w:author="Michael Marshall" w:date="2017-10-13T16:30:00Z">
        <w:r w:rsidR="00627E76" w:rsidRPr="00294D51">
          <w:rPr>
            <w:sz w:val="22"/>
            <w:rPrChange w:id="599" w:author="Myles Adams" w:date="2017-10-25T09:30:00Z">
              <w:rPr/>
            </w:rPrChange>
          </w:rPr>
          <w:t xml:space="preserve"> power</w:t>
        </w:r>
        <w:del w:id="600" w:author="Michael John Marshall" w:date="2017-10-25T13:22:00Z">
          <w:r w:rsidR="00627E76" w:rsidRPr="00294D51" w:rsidDel="001F0829">
            <w:rPr>
              <w:sz w:val="22"/>
              <w:rPrChange w:id="601" w:author="Myles Adams" w:date="2017-10-25T09:30:00Z">
                <w:rPr/>
              </w:rPrChange>
            </w:rPr>
            <w:delText xml:space="preserve"> </w:delText>
          </w:r>
        </w:del>
        <w:r w:rsidR="00627E76" w:rsidRPr="00294D51">
          <w:rPr>
            <w:sz w:val="22"/>
            <w:rPrChange w:id="602" w:author="Myles Adams" w:date="2017-10-25T09:30:00Z">
              <w:rPr/>
            </w:rPrChange>
          </w:rPr>
          <w:t>up</w:t>
        </w:r>
      </w:ins>
      <w:ins w:id="603" w:author="Michael John Marshall" w:date="2017-10-25T13:22:00Z">
        <w:r w:rsidR="001F0829">
          <w:rPr>
            <w:sz w:val="22"/>
          </w:rPr>
          <w:t>.</w:t>
        </w:r>
      </w:ins>
      <w:del w:id="604" w:author="Michael Marshall" w:date="2017-10-13T16:30:00Z">
        <w:r w:rsidR="004F7971" w:rsidRPr="00294D51" w:rsidDel="00627E76">
          <w:rPr>
            <w:sz w:val="22"/>
            <w:rPrChange w:id="605" w:author="Myles Adams" w:date="2017-10-25T09:30:00Z">
              <w:rPr/>
            </w:rPrChange>
          </w:rPr>
          <w:delText>.</w:delText>
        </w:r>
      </w:del>
      <w:ins w:id="606" w:author="Michael Marshall" w:date="2017-10-13T16:30:00Z">
        <w:r w:rsidR="00627E76" w:rsidRPr="00294D51">
          <w:rPr>
            <w:sz w:val="22"/>
            <w:rPrChange w:id="607" w:author="Myles Adams" w:date="2017-10-25T09:30:00Z">
              <w:rPr/>
            </w:rPrChange>
          </w:rPr>
          <w:t xml:space="preserve"> </w:t>
        </w:r>
      </w:ins>
      <w:ins w:id="608" w:author="Michael John Marshall" w:date="2017-10-25T13:22:00Z">
        <w:r w:rsidR="001F0829">
          <w:rPr>
            <w:sz w:val="22"/>
          </w:rPr>
          <w:t>A</w:t>
        </w:r>
      </w:ins>
      <w:ins w:id="609" w:author="Myles Adams" w:date="2017-10-25T09:46:00Z">
        <w:del w:id="610" w:author="Michael John Marshall" w:date="2017-10-25T13:22:00Z">
          <w:r w:rsidR="002F4853" w:rsidDel="001F0829">
            <w:rPr>
              <w:sz w:val="22"/>
            </w:rPr>
            <w:delText>a</w:delText>
          </w:r>
        </w:del>
        <w:r w:rsidR="002F4853">
          <w:rPr>
            <w:sz w:val="22"/>
          </w:rPr>
          <w:t>l</w:t>
        </w:r>
      </w:ins>
      <w:ins w:id="611" w:author="Michael Marshall" w:date="2017-10-13T16:30:00Z">
        <w:del w:id="612" w:author="Myles Adams" w:date="2017-10-25T09:46:00Z">
          <w:r w:rsidR="00627E76" w:rsidRPr="00294D51" w:rsidDel="002F4853">
            <w:rPr>
              <w:sz w:val="22"/>
              <w:rPrChange w:id="613" w:author="Myles Adams" w:date="2017-10-25T09:30:00Z">
                <w:rPr/>
              </w:rPrChange>
            </w:rPr>
            <w:delText>Al</w:delText>
          </w:r>
        </w:del>
        <w:r w:rsidR="00627E76" w:rsidRPr="00294D51">
          <w:rPr>
            <w:sz w:val="22"/>
            <w:rPrChange w:id="614" w:author="Myles Adams" w:date="2017-10-25T09:30:00Z">
              <w:rPr/>
            </w:rPrChange>
          </w:rPr>
          <w:t xml:space="preserve">ongside </w:t>
        </w:r>
        <w:r w:rsidR="00AE6982" w:rsidRPr="00294D51">
          <w:rPr>
            <w:sz w:val="22"/>
            <w:rPrChange w:id="615" w:author="Myles Adams" w:date="2017-10-25T09:30:00Z">
              <w:rPr/>
            </w:rPrChange>
          </w:rPr>
          <w:t>the Phong component, the shader uses modul</w:t>
        </w:r>
      </w:ins>
      <w:ins w:id="616" w:author="Michael Marshall" w:date="2017-10-13T16:38:00Z">
        <w:r w:rsidR="00AE6982" w:rsidRPr="00294D51">
          <w:rPr>
            <w:sz w:val="22"/>
            <w:rPrChange w:id="617" w:author="Myles Adams" w:date="2017-10-25T09:30:00Z">
              <w:rPr/>
            </w:rPrChange>
          </w:rPr>
          <w:t xml:space="preserve">ar mathematics to define a repeating pattern of </w:t>
        </w:r>
      </w:ins>
      <w:ins w:id="618" w:author="Myles Adams" w:date="2017-10-25T09:57:00Z">
        <w:r w:rsidR="00613E28">
          <w:rPr>
            <w:sz w:val="22"/>
          </w:rPr>
          <w:t>RGB</w:t>
        </w:r>
      </w:ins>
      <w:ins w:id="619" w:author="Michael Marshall" w:date="2017-10-13T16:38:00Z">
        <w:del w:id="620" w:author="Myles Adams" w:date="2017-10-25T09:57:00Z">
          <w:r w:rsidR="00AE6982" w:rsidRPr="00294D51" w:rsidDel="00613E28">
            <w:rPr>
              <w:sz w:val="22"/>
              <w:rPrChange w:id="621" w:author="Myles Adams" w:date="2017-10-25T09:30:00Z">
                <w:rPr/>
              </w:rPrChange>
            </w:rPr>
            <w:delText>rgb</w:delText>
          </w:r>
        </w:del>
        <w:r w:rsidR="00AE6982" w:rsidRPr="00294D51">
          <w:rPr>
            <w:sz w:val="22"/>
            <w:rPrChange w:id="622" w:author="Myles Adams" w:date="2017-10-25T09:30:00Z">
              <w:rPr/>
            </w:rPrChange>
          </w:rPr>
          <w:t xml:space="preserve"> values, which are assigned to the colour component of each vertex during the vertex shader, as shown:</w:t>
        </w:r>
      </w:ins>
    </w:p>
    <w:p w14:paraId="14C5A168" w14:textId="01045812" w:rsidR="00627E76" w:rsidRPr="00294D51" w:rsidRDefault="00627E76" w:rsidP="009930D7">
      <w:pPr>
        <w:rPr>
          <w:sz w:val="22"/>
          <w:rPrChange w:id="623" w:author="Myles Adams" w:date="2017-10-25T09:30:00Z">
            <w:rPr/>
          </w:rPrChange>
        </w:rPr>
      </w:pPr>
      <w:ins w:id="624" w:author="Michael Marshall" w:date="2017-10-13T16:37:00Z">
        <w:r w:rsidRPr="00294D51">
          <w:rPr>
            <w:noProof/>
            <w:sz w:val="22"/>
            <w:rPrChange w:id="625" w:author="Myles Adams" w:date="2017-10-25T09:30:00Z">
              <w:rPr>
                <w:noProof/>
              </w:rPr>
            </w:rPrChange>
          </w:rPr>
          <w:lastRenderedPageBreak/>
          <w:drawing>
            <wp:anchor distT="0" distB="0" distL="114300" distR="114300" simplePos="0" relativeHeight="251684864" behindDoc="0" locked="0" layoutInCell="1" allowOverlap="1" wp14:anchorId="50D678E2" wp14:editId="500129D2">
              <wp:simplePos x="0" y="0"/>
              <wp:positionH relativeFrom="column">
                <wp:posOffset>342900</wp:posOffset>
              </wp:positionH>
              <wp:positionV relativeFrom="paragraph">
                <wp:posOffset>0</wp:posOffset>
              </wp:positionV>
              <wp:extent cx="5270500" cy="3491865"/>
              <wp:effectExtent l="0" t="0" r="12700" b="0"/>
              <wp:wrapSquare wrapText="bothSides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hongshadercolours.png"/>
                      <pic:cNvPicPr/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0500" cy="34918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3614E38E" w14:textId="77777777" w:rsidR="00AC1E72" w:rsidRPr="00294D51" w:rsidRDefault="00AC1E72" w:rsidP="009930D7">
      <w:pPr>
        <w:rPr>
          <w:sz w:val="22"/>
          <w:rPrChange w:id="626" w:author="Myles Adams" w:date="2017-10-25T09:30:00Z">
            <w:rPr>
              <w:color w:val="FF0000"/>
            </w:rPr>
          </w:rPrChange>
        </w:rPr>
      </w:pPr>
    </w:p>
    <w:p w14:paraId="57AE37E0" w14:textId="77777777" w:rsidR="00294D51" w:rsidRDefault="00294D51" w:rsidP="009930D7">
      <w:pPr>
        <w:rPr>
          <w:ins w:id="627" w:author="Myles Adams" w:date="2017-10-25T09:35:00Z"/>
          <w:sz w:val="22"/>
        </w:rPr>
      </w:pPr>
    </w:p>
    <w:p w14:paraId="51A27D5E" w14:textId="77777777" w:rsidR="00294D51" w:rsidRDefault="00294D51" w:rsidP="009930D7">
      <w:pPr>
        <w:rPr>
          <w:ins w:id="628" w:author="Myles Adams" w:date="2017-10-25T09:35:00Z"/>
          <w:sz w:val="22"/>
        </w:rPr>
      </w:pPr>
    </w:p>
    <w:p w14:paraId="61B055B0" w14:textId="77777777" w:rsidR="00294D51" w:rsidRDefault="00294D51" w:rsidP="009930D7">
      <w:pPr>
        <w:rPr>
          <w:ins w:id="629" w:author="Myles Adams" w:date="2017-10-25T09:35:00Z"/>
          <w:sz w:val="22"/>
        </w:rPr>
      </w:pPr>
    </w:p>
    <w:p w14:paraId="44D43946" w14:textId="77777777" w:rsidR="00294D51" w:rsidRDefault="00294D51" w:rsidP="009930D7">
      <w:pPr>
        <w:rPr>
          <w:ins w:id="630" w:author="Myles Adams" w:date="2017-10-25T09:35:00Z"/>
          <w:sz w:val="22"/>
        </w:rPr>
      </w:pPr>
    </w:p>
    <w:p w14:paraId="1CA60155" w14:textId="77777777" w:rsidR="00294D51" w:rsidRDefault="00294D51" w:rsidP="009930D7">
      <w:pPr>
        <w:rPr>
          <w:ins w:id="631" w:author="Myles Adams" w:date="2017-10-25T09:35:00Z"/>
          <w:sz w:val="22"/>
        </w:rPr>
      </w:pPr>
    </w:p>
    <w:p w14:paraId="278DD79F" w14:textId="77777777" w:rsidR="00294D51" w:rsidRDefault="00294D51" w:rsidP="009930D7">
      <w:pPr>
        <w:rPr>
          <w:ins w:id="632" w:author="Myles Adams" w:date="2017-10-25T09:35:00Z"/>
          <w:sz w:val="22"/>
        </w:rPr>
      </w:pPr>
    </w:p>
    <w:p w14:paraId="0795BC04" w14:textId="77777777" w:rsidR="00294D51" w:rsidRDefault="00294D51" w:rsidP="009930D7">
      <w:pPr>
        <w:rPr>
          <w:ins w:id="633" w:author="Myles Adams" w:date="2017-10-25T09:35:00Z"/>
          <w:sz w:val="22"/>
        </w:rPr>
      </w:pPr>
    </w:p>
    <w:p w14:paraId="165AA359" w14:textId="77777777" w:rsidR="00294D51" w:rsidRDefault="00294D51" w:rsidP="009930D7">
      <w:pPr>
        <w:rPr>
          <w:ins w:id="634" w:author="Myles Adams" w:date="2017-10-25T09:35:00Z"/>
          <w:sz w:val="22"/>
        </w:rPr>
      </w:pPr>
    </w:p>
    <w:p w14:paraId="2E394228" w14:textId="77777777" w:rsidR="00294D51" w:rsidRDefault="00294D51" w:rsidP="009930D7">
      <w:pPr>
        <w:rPr>
          <w:ins w:id="635" w:author="Myles Adams" w:date="2017-10-25T09:35:00Z"/>
          <w:sz w:val="22"/>
        </w:rPr>
      </w:pPr>
    </w:p>
    <w:p w14:paraId="65ABD48B" w14:textId="77777777" w:rsidR="00294D51" w:rsidRDefault="00294D51" w:rsidP="009930D7">
      <w:pPr>
        <w:rPr>
          <w:ins w:id="636" w:author="Myles Adams" w:date="2017-10-25T09:35:00Z"/>
          <w:sz w:val="22"/>
        </w:rPr>
      </w:pPr>
    </w:p>
    <w:p w14:paraId="0C05B470" w14:textId="77777777" w:rsidR="00294D51" w:rsidRDefault="00294D51" w:rsidP="009930D7">
      <w:pPr>
        <w:rPr>
          <w:ins w:id="637" w:author="Myles Adams" w:date="2017-10-25T09:35:00Z"/>
          <w:sz w:val="22"/>
        </w:rPr>
      </w:pPr>
    </w:p>
    <w:p w14:paraId="51E7DB4B" w14:textId="77777777" w:rsidR="00294D51" w:rsidRDefault="00294D51" w:rsidP="009930D7">
      <w:pPr>
        <w:rPr>
          <w:ins w:id="638" w:author="Myles Adams" w:date="2017-10-25T09:35:00Z"/>
          <w:sz w:val="22"/>
        </w:rPr>
      </w:pPr>
    </w:p>
    <w:p w14:paraId="46D4A556" w14:textId="77777777" w:rsidR="00294D51" w:rsidRDefault="00294D51" w:rsidP="009930D7">
      <w:pPr>
        <w:rPr>
          <w:ins w:id="639" w:author="Myles Adams" w:date="2017-10-25T09:35:00Z"/>
          <w:sz w:val="22"/>
        </w:rPr>
      </w:pPr>
    </w:p>
    <w:p w14:paraId="27C8495B" w14:textId="0C5E89AC" w:rsidR="00AE6982" w:rsidRPr="00294D51" w:rsidRDefault="00AE6982" w:rsidP="009930D7">
      <w:pPr>
        <w:rPr>
          <w:ins w:id="640" w:author="Michael Marshall" w:date="2017-10-13T16:39:00Z"/>
          <w:sz w:val="22"/>
          <w:rPrChange w:id="641" w:author="Myles Adams" w:date="2017-10-25T09:30:00Z">
            <w:rPr>
              <w:ins w:id="642" w:author="Michael Marshall" w:date="2017-10-13T16:39:00Z"/>
              <w:color w:val="FF0000"/>
            </w:rPr>
          </w:rPrChange>
        </w:rPr>
      </w:pPr>
      <w:ins w:id="643" w:author="Michael Marshall" w:date="2017-10-13T16:39:00Z">
        <w:r w:rsidRPr="00294D51">
          <w:rPr>
            <w:sz w:val="22"/>
            <w:rPrChange w:id="644" w:author="Myles Adams" w:date="2017-10-25T09:30:00Z">
              <w:rPr>
                <w:color w:val="FF0000"/>
              </w:rPr>
            </w:rPrChange>
          </w:rPr>
          <w:t xml:space="preserve">These colours exactly match the </w:t>
        </w:r>
      </w:ins>
      <w:ins w:id="645" w:author="Michael Marshall" w:date="2017-10-13T16:40:00Z">
        <w:r w:rsidRPr="00294D51">
          <w:rPr>
            <w:sz w:val="22"/>
            <w:rPrChange w:id="646" w:author="Myles Adams" w:date="2017-10-25T09:30:00Z">
              <w:rPr>
                <w:color w:val="FF0000"/>
              </w:rPr>
            </w:rPrChange>
          </w:rPr>
          <w:t xml:space="preserve">traditional </w:t>
        </w:r>
      </w:ins>
      <w:ins w:id="647" w:author="Myles Adams" w:date="2017-10-25T09:57:00Z">
        <w:r w:rsidR="00613E28">
          <w:rPr>
            <w:sz w:val="22"/>
          </w:rPr>
          <w:t>RGB</w:t>
        </w:r>
      </w:ins>
      <w:ins w:id="648" w:author="Michael Marshall" w:date="2017-10-13T16:39:00Z">
        <w:del w:id="649" w:author="Myles Adams" w:date="2017-10-25T09:57:00Z">
          <w:r w:rsidRPr="00294D51" w:rsidDel="00613E28">
            <w:rPr>
              <w:sz w:val="22"/>
              <w:rPrChange w:id="650" w:author="Myles Adams" w:date="2017-10-25T09:30:00Z">
                <w:rPr>
                  <w:color w:val="FF0000"/>
                </w:rPr>
              </w:rPrChange>
            </w:rPr>
            <w:delText>rgb</w:delText>
          </w:r>
        </w:del>
        <w:r w:rsidRPr="00294D51">
          <w:rPr>
            <w:sz w:val="22"/>
            <w:rPrChange w:id="651" w:author="Myles Adams" w:date="2017-10-25T09:30:00Z">
              <w:rPr>
                <w:color w:val="FF0000"/>
              </w:rPr>
            </w:rPrChange>
          </w:rPr>
          <w:t xml:space="preserve"> values defined for a </w:t>
        </w:r>
        <w:del w:id="652" w:author="Myles Adams" w:date="2017-10-24T22:00:00Z">
          <w:r w:rsidRPr="00294D51" w:rsidDel="007505BE">
            <w:rPr>
              <w:sz w:val="22"/>
              <w:rPrChange w:id="653" w:author="Myles Adams" w:date="2017-10-25T09:30:00Z">
                <w:rPr>
                  <w:color w:val="FF0000"/>
                </w:rPr>
              </w:rPrChange>
            </w:rPr>
            <w:delText>rainbow ,</w:delText>
          </w:r>
        </w:del>
      </w:ins>
      <w:ins w:id="654" w:author="Myles Adams" w:date="2017-10-24T22:00:00Z">
        <w:r w:rsidR="007505BE" w:rsidRPr="00294D51">
          <w:rPr>
            <w:sz w:val="22"/>
            <w:rPrChange w:id="655" w:author="Myles Adams" w:date="2017-10-25T09:30:00Z">
              <w:rPr>
                <w:color w:val="FF0000"/>
              </w:rPr>
            </w:rPrChange>
          </w:rPr>
          <w:t>rainbow,</w:t>
        </w:r>
      </w:ins>
      <w:ins w:id="656" w:author="Michael Marshall" w:date="2017-10-13T16:39:00Z">
        <w:r w:rsidRPr="00294D51">
          <w:rPr>
            <w:sz w:val="22"/>
            <w:rPrChange w:id="657" w:author="Myles Adams" w:date="2017-10-25T09:30:00Z">
              <w:rPr>
                <w:color w:val="FF0000"/>
              </w:rPr>
            </w:rPrChange>
          </w:rPr>
          <w:t xml:space="preserve"> in the correct order (ref: </w:t>
        </w:r>
      </w:ins>
      <w:ins w:id="658" w:author="Myles Adams" w:date="2017-10-25T09:35:00Z">
        <w:r w:rsidR="00294D51">
          <w:rPr>
            <w:sz w:val="22"/>
          </w:rPr>
          <w:fldChar w:fldCharType="begin"/>
        </w:r>
        <w:r w:rsidR="00294D51">
          <w:rPr>
            <w:sz w:val="22"/>
          </w:rPr>
          <w:instrText xml:space="preserve"> HYPERLINK "</w:instrText>
        </w:r>
      </w:ins>
      <w:ins w:id="659" w:author="Michael Marshall" w:date="2017-10-13T16:40:00Z">
        <w:r w:rsidR="00294D51" w:rsidRPr="00294D51">
          <w:rPr>
            <w:sz w:val="22"/>
            <w:rPrChange w:id="660" w:author="Myles Adams" w:date="2017-10-25T09:30:00Z">
              <w:rPr>
                <w:color w:val="FF0000"/>
              </w:rPr>
            </w:rPrChange>
          </w:rPr>
          <w:instrText>https://simple.wikipedia.org/wiki/Rainbow</w:instrText>
        </w:r>
      </w:ins>
      <w:ins w:id="661" w:author="Myles Adams" w:date="2017-10-25T09:35:00Z">
        <w:r w:rsidR="00294D51">
          <w:rPr>
            <w:sz w:val="22"/>
          </w:rPr>
          <w:instrText xml:space="preserve">" </w:instrText>
        </w:r>
        <w:r w:rsidR="00294D51">
          <w:rPr>
            <w:sz w:val="22"/>
          </w:rPr>
          <w:fldChar w:fldCharType="separate"/>
        </w:r>
      </w:ins>
      <w:ins w:id="662" w:author="Michael Marshall" w:date="2017-10-13T16:40:00Z">
        <w:r w:rsidR="00294D51" w:rsidRPr="006760C0">
          <w:rPr>
            <w:rStyle w:val="Hyperlink"/>
            <w:sz w:val="22"/>
            <w:rPrChange w:id="663" w:author="Myles Adams" w:date="2017-10-25T09:30:00Z">
              <w:rPr>
                <w:color w:val="FF0000"/>
              </w:rPr>
            </w:rPrChange>
          </w:rPr>
          <w:t>https://simple.wikipedia.org/wiki/Rainbow</w:t>
        </w:r>
      </w:ins>
      <w:ins w:id="664" w:author="Myles Adams" w:date="2017-10-25T09:35:00Z">
        <w:r w:rsidR="00294D51">
          <w:rPr>
            <w:sz w:val="22"/>
          </w:rPr>
          <w:fldChar w:fldCharType="end"/>
        </w:r>
        <w:r w:rsidR="00294D51">
          <w:rPr>
            <w:sz w:val="22"/>
          </w:rPr>
          <w:t>)</w:t>
        </w:r>
      </w:ins>
      <w:ins w:id="665" w:author="Michael Marshall" w:date="2017-10-13T16:41:00Z">
        <w:del w:id="666" w:author="Myles Adams" w:date="2017-10-25T09:35:00Z">
          <w:r w:rsidRPr="00294D51" w:rsidDel="00294D51">
            <w:rPr>
              <w:sz w:val="22"/>
              <w:rPrChange w:id="667" w:author="Myles Adams" w:date="2017-10-25T09:30:00Z">
                <w:rPr>
                  <w:color w:val="FF0000"/>
                </w:rPr>
              </w:rPrChange>
            </w:rPr>
            <w:delText>)</w:delText>
          </w:r>
        </w:del>
        <w:r w:rsidRPr="00294D51">
          <w:rPr>
            <w:sz w:val="22"/>
            <w:rPrChange w:id="668" w:author="Myles Adams" w:date="2017-10-25T09:30:00Z">
              <w:rPr>
                <w:color w:val="FF0000"/>
              </w:rPr>
            </w:rPrChange>
          </w:rPr>
          <w:t>.</w:t>
        </w:r>
      </w:ins>
    </w:p>
    <w:p w14:paraId="7214F4F8" w14:textId="77777777" w:rsidR="00AE6982" w:rsidRPr="00294D51" w:rsidRDefault="00AE6982" w:rsidP="009930D7">
      <w:pPr>
        <w:rPr>
          <w:ins w:id="669" w:author="Michael Marshall" w:date="2017-10-13T16:39:00Z"/>
          <w:sz w:val="22"/>
          <w:rPrChange w:id="670" w:author="Myles Adams" w:date="2017-10-25T09:30:00Z">
            <w:rPr>
              <w:ins w:id="671" w:author="Michael Marshall" w:date="2017-10-13T16:39:00Z"/>
              <w:color w:val="FF0000"/>
            </w:rPr>
          </w:rPrChange>
        </w:rPr>
      </w:pPr>
    </w:p>
    <w:p w14:paraId="3729D12D" w14:textId="040A1BF3" w:rsidR="004146DF" w:rsidRPr="00294D51" w:rsidRDefault="004146DF" w:rsidP="009930D7">
      <w:pPr>
        <w:rPr>
          <w:sz w:val="22"/>
          <w:rPrChange w:id="672" w:author="Myles Adams" w:date="2017-10-25T09:30:00Z">
            <w:rPr>
              <w:color w:val="FF0000"/>
            </w:rPr>
          </w:rPrChange>
        </w:rPr>
      </w:pPr>
      <w:del w:id="673" w:author="Myles Adams" w:date="2017-10-24T21:48:00Z">
        <w:r w:rsidRPr="00294D51" w:rsidDel="001D6E02">
          <w:rPr>
            <w:sz w:val="22"/>
            <w:rPrChange w:id="674" w:author="Myles Adams" w:date="2017-10-25T09:30:00Z">
              <w:rPr>
                <w:color w:val="FF0000"/>
              </w:rPr>
            </w:rPrChange>
          </w:rPr>
          <w:delText>Need to</w:delText>
        </w:r>
        <w:r w:rsidR="006317D3" w:rsidRPr="00294D51" w:rsidDel="001D6E02">
          <w:rPr>
            <w:sz w:val="22"/>
            <w:rPrChange w:id="675" w:author="Myles Adams" w:date="2017-10-25T09:30:00Z">
              <w:rPr>
                <w:color w:val="FF0000"/>
              </w:rPr>
            </w:rPrChange>
          </w:rPr>
          <w:delText xml:space="preserve"> make</w:delText>
        </w:r>
        <w:r w:rsidRPr="00294D51" w:rsidDel="001D6E02">
          <w:rPr>
            <w:sz w:val="22"/>
            <w:rPrChange w:id="676" w:author="Myles Adams" w:date="2017-10-25T09:30:00Z">
              <w:rPr>
                <w:color w:val="FF0000"/>
              </w:rPr>
            </w:rPrChange>
          </w:rPr>
          <w:delText xml:space="preserve"> another shader!</w:delText>
        </w:r>
        <w:r w:rsidR="00FA6D2F" w:rsidRPr="00294D51" w:rsidDel="001D6E02">
          <w:rPr>
            <w:sz w:val="22"/>
            <w:rPrChange w:id="677" w:author="Myles Adams" w:date="2017-10-25T09:30:00Z">
              <w:rPr>
                <w:color w:val="FF0000"/>
              </w:rPr>
            </w:rPrChange>
          </w:rPr>
          <w:delText>!!</w:delText>
        </w:r>
      </w:del>
      <w:ins w:id="678" w:author="Myles Adams" w:date="2017-10-24T21:48:00Z">
        <w:r w:rsidR="001D6E02" w:rsidRPr="00294D51">
          <w:rPr>
            <w:sz w:val="22"/>
            <w:rPrChange w:id="679" w:author="Myles Adams" w:date="2017-10-25T09:30:00Z">
              <w:rPr>
                <w:color w:val="FF0000"/>
              </w:rPr>
            </w:rPrChange>
          </w:rPr>
          <w:t>Our other shader is incorporated at the bottom of the paddle</w:t>
        </w:r>
        <w:r w:rsidR="002F4853">
          <w:rPr>
            <w:sz w:val="22"/>
          </w:rPr>
          <w:t xml:space="preserve"> (shown in </w:t>
        </w:r>
        <w:r w:rsidR="007505BE" w:rsidRPr="00294D51">
          <w:rPr>
            <w:sz w:val="22"/>
            <w:rPrChange w:id="680" w:author="Myles Adams" w:date="2017-10-25T09:30:00Z">
              <w:rPr>
                <w:color w:val="FF0000"/>
              </w:rPr>
            </w:rPrChange>
          </w:rPr>
          <w:t>the image below</w:t>
        </w:r>
      </w:ins>
      <w:ins w:id="681" w:author="Myles Adams" w:date="2017-10-25T09:47:00Z">
        <w:r w:rsidR="002F4853">
          <w:rPr>
            <w:sz w:val="22"/>
          </w:rPr>
          <w:t>) i</w:t>
        </w:r>
      </w:ins>
      <w:ins w:id="682" w:author="Michael John Marshall" w:date="2017-10-24T23:01:00Z">
        <w:del w:id="683" w:author="Myles Adams" w:date="2017-10-25T09:47:00Z">
          <w:r w:rsidR="00DD54BA" w:rsidRPr="00294D51" w:rsidDel="002F4853">
            <w:rPr>
              <w:sz w:val="22"/>
              <w:rPrChange w:id="684" w:author="Myles Adams" w:date="2017-10-25T09:30:00Z">
                <w:rPr>
                  <w:color w:val="FF0000"/>
                </w:rPr>
              </w:rPrChange>
            </w:rPr>
            <w:delText>, and i</w:delText>
          </w:r>
        </w:del>
        <w:r w:rsidR="00DD54BA" w:rsidRPr="00294D51">
          <w:rPr>
            <w:sz w:val="22"/>
            <w:rPrChange w:id="685" w:author="Myles Adams" w:date="2017-10-25T09:30:00Z">
              <w:rPr>
                <w:color w:val="FF0000"/>
              </w:rPr>
            </w:rPrChange>
          </w:rPr>
          <w:t>s attached to a capsule-shaped particle emitter</w:t>
        </w:r>
      </w:ins>
      <w:ins w:id="686" w:author="Myles Adams" w:date="2017-10-24T21:48:00Z">
        <w:r w:rsidR="007505BE" w:rsidRPr="00294D51">
          <w:rPr>
            <w:sz w:val="22"/>
            <w:rPrChange w:id="687" w:author="Myles Adams" w:date="2017-10-25T09:30:00Z">
              <w:rPr>
                <w:color w:val="FF0000"/>
              </w:rPr>
            </w:rPrChange>
          </w:rPr>
          <w:t xml:space="preserve">.  The </w:t>
        </w:r>
      </w:ins>
      <w:ins w:id="688" w:author="Myles Adams" w:date="2017-10-24T22:01:00Z">
        <w:r w:rsidR="007505BE" w:rsidRPr="00294D51">
          <w:rPr>
            <w:sz w:val="22"/>
            <w:rPrChange w:id="689" w:author="Myles Adams" w:date="2017-10-25T09:30:00Z">
              <w:rPr>
                <w:color w:val="FF0000"/>
              </w:rPr>
            </w:rPrChange>
          </w:rPr>
          <w:t>‘Phasing S</w:t>
        </w:r>
      </w:ins>
      <w:ins w:id="690" w:author="Myles Adams" w:date="2017-10-24T21:48:00Z">
        <w:r w:rsidR="007505BE" w:rsidRPr="00294D51">
          <w:rPr>
            <w:sz w:val="22"/>
            <w:rPrChange w:id="691" w:author="Myles Adams" w:date="2017-10-25T09:30:00Z">
              <w:rPr>
                <w:color w:val="FF0000"/>
              </w:rPr>
            </w:rPrChange>
          </w:rPr>
          <w:t>hader</w:t>
        </w:r>
      </w:ins>
      <w:ins w:id="692" w:author="Myles Adams" w:date="2017-10-24T22:01:00Z">
        <w:r w:rsidR="007505BE" w:rsidRPr="00294D51">
          <w:rPr>
            <w:sz w:val="22"/>
            <w:rPrChange w:id="693" w:author="Myles Adams" w:date="2017-10-25T09:30:00Z">
              <w:rPr>
                <w:color w:val="FF0000"/>
              </w:rPr>
            </w:rPrChange>
          </w:rPr>
          <w:t xml:space="preserve">’ implements the vertex shader, transforms the vertex in world coordinates to camera coordinates </w:t>
        </w:r>
      </w:ins>
      <w:ins w:id="694" w:author="Myles Adams" w:date="2017-10-24T22:03:00Z">
        <w:r w:rsidR="00640D56" w:rsidRPr="00294D51">
          <w:rPr>
            <w:sz w:val="22"/>
            <w:rPrChange w:id="695" w:author="Myles Adams" w:date="2017-10-25T09:30:00Z">
              <w:rPr>
                <w:color w:val="FF0000"/>
              </w:rPr>
            </w:rPrChange>
          </w:rPr>
          <w:t>and then changes the transparency of the vertex</w:t>
        </w:r>
      </w:ins>
      <w:ins w:id="696" w:author="Michael John Marshall" w:date="2017-10-24T23:00:00Z">
        <w:r w:rsidR="00DD54BA" w:rsidRPr="00294D51">
          <w:rPr>
            <w:sz w:val="22"/>
            <w:rPrChange w:id="697" w:author="Myles Adams" w:date="2017-10-25T09:30:00Z">
              <w:rPr>
                <w:color w:val="FF0000"/>
              </w:rPr>
            </w:rPrChange>
          </w:rPr>
          <w:t xml:space="preserve"> using a time-based sine curve,</w:t>
        </w:r>
      </w:ins>
      <w:ins w:id="698" w:author="Myles Adams" w:date="2017-10-24T22:03:00Z">
        <w:del w:id="699" w:author="Michael John Marshall" w:date="2017-10-24T23:00:00Z">
          <w:r w:rsidR="00640D56" w:rsidRPr="00294D51" w:rsidDel="00DD54BA">
            <w:rPr>
              <w:sz w:val="22"/>
              <w:rPrChange w:id="700" w:author="Myles Adams" w:date="2017-10-25T09:30:00Z">
                <w:rPr>
                  <w:color w:val="FF0000"/>
                </w:rPr>
              </w:rPrChange>
            </w:rPr>
            <w:delText xml:space="preserve"> based on time</w:delText>
          </w:r>
        </w:del>
        <w:r w:rsidR="00640D56" w:rsidRPr="00294D51">
          <w:rPr>
            <w:sz w:val="22"/>
            <w:rPrChange w:id="701" w:author="Myles Adams" w:date="2017-10-25T09:30:00Z">
              <w:rPr>
                <w:color w:val="FF0000"/>
              </w:rPr>
            </w:rPrChange>
          </w:rPr>
          <w:t xml:space="preserve"> as well as making the</w:t>
        </w:r>
      </w:ins>
      <w:ins w:id="702" w:author="Michael John Marshall" w:date="2017-10-24T23:01:00Z">
        <w:r w:rsidR="00DD54BA" w:rsidRPr="00294D51">
          <w:rPr>
            <w:sz w:val="22"/>
            <w:rPrChange w:id="703" w:author="Myles Adams" w:date="2017-10-25T09:30:00Z">
              <w:rPr>
                <w:color w:val="FF0000"/>
              </w:rPr>
            </w:rPrChange>
          </w:rPr>
          <w:t xml:space="preserve"> object</w:t>
        </w:r>
      </w:ins>
      <w:ins w:id="704" w:author="Myles Adams" w:date="2017-10-24T22:03:00Z">
        <w:r w:rsidR="00640D56" w:rsidRPr="00294D51">
          <w:rPr>
            <w:sz w:val="22"/>
            <w:rPrChange w:id="705" w:author="Myles Adams" w:date="2017-10-25T09:30:00Z">
              <w:rPr>
                <w:color w:val="FF0000"/>
              </w:rPr>
            </w:rPrChange>
          </w:rPr>
          <w:t xml:space="preserve"> colour purple.  As a result, the shader provides a dynamic visualization</w:t>
        </w:r>
        <w:r w:rsidR="00910553" w:rsidRPr="00294D51">
          <w:rPr>
            <w:sz w:val="22"/>
            <w:rPrChange w:id="706" w:author="Myles Adams" w:date="2017-10-25T09:30:00Z">
              <w:rPr>
                <w:color w:val="FF0000"/>
              </w:rPr>
            </w:rPrChange>
          </w:rPr>
          <w:t xml:space="preserve"> whilst </w:t>
        </w:r>
      </w:ins>
      <w:ins w:id="707" w:author="Myles Adams" w:date="2017-10-24T22:05:00Z">
        <w:r w:rsidR="00640D56" w:rsidRPr="00294D51">
          <w:rPr>
            <w:sz w:val="22"/>
            <w:rPrChange w:id="708" w:author="Myles Adams" w:date="2017-10-25T09:30:00Z">
              <w:rPr>
                <w:color w:val="FF0000"/>
              </w:rPr>
            </w:rPrChange>
          </w:rPr>
          <w:t>a</w:t>
        </w:r>
      </w:ins>
      <w:ins w:id="709" w:author="Myles Adams" w:date="2017-10-24T22:06:00Z">
        <w:r w:rsidR="00640D56" w:rsidRPr="00294D51">
          <w:rPr>
            <w:sz w:val="22"/>
            <w:rPrChange w:id="710" w:author="Myles Adams" w:date="2017-10-25T09:30:00Z">
              <w:rPr>
                <w:color w:val="FF0000"/>
              </w:rPr>
            </w:rPrChange>
          </w:rPr>
          <w:t>dding</w:t>
        </w:r>
      </w:ins>
      <w:ins w:id="711" w:author="Myles Adams" w:date="2017-10-24T22:05:00Z">
        <w:r w:rsidR="00640D56" w:rsidRPr="00294D51">
          <w:rPr>
            <w:sz w:val="22"/>
            <w:rPrChange w:id="712" w:author="Myles Adams" w:date="2017-10-25T09:30:00Z">
              <w:rPr>
                <w:color w:val="FF0000"/>
              </w:rPr>
            </w:rPrChange>
          </w:rPr>
          <w:t xml:space="preserve"> to the space theme of our game.</w:t>
        </w:r>
      </w:ins>
    </w:p>
    <w:p w14:paraId="5E2CEF5E" w14:textId="79A3D1A9" w:rsidR="007505BE" w:rsidRPr="00294D51" w:rsidRDefault="00294D51" w:rsidP="009930D7">
      <w:pPr>
        <w:rPr>
          <w:ins w:id="713" w:author="Myles Adams" w:date="2017-10-24T21:59:00Z"/>
          <w:b/>
          <w:sz w:val="22"/>
          <w:rPrChange w:id="714" w:author="Myles Adams" w:date="2017-10-25T09:30:00Z">
            <w:rPr>
              <w:ins w:id="715" w:author="Myles Adams" w:date="2017-10-24T21:59:00Z"/>
              <w:b/>
            </w:rPr>
          </w:rPrChange>
        </w:rPr>
      </w:pPr>
      <w:ins w:id="716" w:author="Myles Adams" w:date="2017-10-24T21:59:00Z">
        <w:r w:rsidRPr="00294D51">
          <w:rPr>
            <w:b/>
            <w:noProof/>
            <w:sz w:val="22"/>
            <w:rPrChange w:id="717" w:author="Myles Adams" w:date="2017-10-25T09:30:00Z">
              <w:rPr>
                <w:noProof/>
              </w:rPr>
            </w:rPrChange>
          </w:rPr>
          <w:drawing>
            <wp:anchor distT="0" distB="0" distL="114300" distR="114300" simplePos="0" relativeHeight="251683840" behindDoc="0" locked="0" layoutInCell="1" allowOverlap="1" wp14:anchorId="0788EEC0" wp14:editId="1CAF2A92">
              <wp:simplePos x="0" y="0"/>
              <wp:positionH relativeFrom="column">
                <wp:posOffset>1600200</wp:posOffset>
              </wp:positionH>
              <wp:positionV relativeFrom="paragraph">
                <wp:posOffset>179070</wp:posOffset>
              </wp:positionV>
              <wp:extent cx="2641600" cy="1270000"/>
              <wp:effectExtent l="0" t="0" r="0" b="0"/>
              <wp:wrapSquare wrapText="bothSides"/>
              <wp:docPr id="3" name="Picture 3" descr="Macintosh HD:Users:meadams:Dropbox:Screenshots:Screenshot 2017-10-24 21.59.1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Macintosh HD:Users:meadams:Dropbox:Screenshots:Screenshot 2017-10-24 21.59.12.png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41600" cy="127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7CE7CFA6" w14:textId="2A90373C" w:rsidR="007505BE" w:rsidRPr="00294D51" w:rsidRDefault="007505BE" w:rsidP="009930D7">
      <w:pPr>
        <w:rPr>
          <w:ins w:id="718" w:author="Myles Adams" w:date="2017-10-24T21:59:00Z"/>
          <w:b/>
          <w:sz w:val="22"/>
          <w:rPrChange w:id="719" w:author="Myles Adams" w:date="2017-10-25T09:30:00Z">
            <w:rPr>
              <w:ins w:id="720" w:author="Myles Adams" w:date="2017-10-24T21:59:00Z"/>
              <w:b/>
            </w:rPr>
          </w:rPrChange>
        </w:rPr>
      </w:pPr>
    </w:p>
    <w:p w14:paraId="6415FFB9" w14:textId="77777777" w:rsidR="007505BE" w:rsidRPr="00294D51" w:rsidRDefault="007505BE" w:rsidP="009930D7">
      <w:pPr>
        <w:rPr>
          <w:ins w:id="721" w:author="Myles Adams" w:date="2017-10-24T21:59:00Z"/>
          <w:b/>
          <w:sz w:val="22"/>
          <w:rPrChange w:id="722" w:author="Myles Adams" w:date="2017-10-25T09:30:00Z">
            <w:rPr>
              <w:ins w:id="723" w:author="Myles Adams" w:date="2017-10-24T21:59:00Z"/>
              <w:b/>
            </w:rPr>
          </w:rPrChange>
        </w:rPr>
      </w:pPr>
    </w:p>
    <w:p w14:paraId="34A2794B" w14:textId="05AF5187" w:rsidR="009930D7" w:rsidRPr="00294D51" w:rsidRDefault="009930D7" w:rsidP="009930D7">
      <w:pPr>
        <w:rPr>
          <w:ins w:id="724" w:author="Myles Adams" w:date="2017-10-24T22:00:00Z"/>
          <w:b/>
          <w:sz w:val="22"/>
          <w:rPrChange w:id="725" w:author="Myles Adams" w:date="2017-10-25T09:30:00Z">
            <w:rPr>
              <w:ins w:id="726" w:author="Myles Adams" w:date="2017-10-24T22:00:00Z"/>
              <w:b/>
            </w:rPr>
          </w:rPrChange>
        </w:rPr>
      </w:pPr>
    </w:p>
    <w:p w14:paraId="06941DE8" w14:textId="77777777" w:rsidR="007505BE" w:rsidRPr="00294D51" w:rsidRDefault="007505BE" w:rsidP="009930D7">
      <w:pPr>
        <w:rPr>
          <w:ins w:id="727" w:author="Myles Adams" w:date="2017-10-24T22:00:00Z"/>
          <w:b/>
          <w:sz w:val="22"/>
          <w:rPrChange w:id="728" w:author="Myles Adams" w:date="2017-10-25T09:30:00Z">
            <w:rPr>
              <w:ins w:id="729" w:author="Myles Adams" w:date="2017-10-24T22:00:00Z"/>
              <w:b/>
            </w:rPr>
          </w:rPrChange>
        </w:rPr>
      </w:pPr>
    </w:p>
    <w:p w14:paraId="7B4BF896" w14:textId="77777777" w:rsidR="007505BE" w:rsidRPr="00294D51" w:rsidRDefault="007505BE" w:rsidP="009930D7">
      <w:pPr>
        <w:rPr>
          <w:ins w:id="730" w:author="Myles Adams" w:date="2017-10-24T22:06:00Z"/>
          <w:sz w:val="22"/>
          <w:rPrChange w:id="731" w:author="Myles Adams" w:date="2017-10-25T09:30:00Z">
            <w:rPr>
              <w:ins w:id="732" w:author="Myles Adams" w:date="2017-10-24T22:06:00Z"/>
            </w:rPr>
          </w:rPrChange>
        </w:rPr>
      </w:pPr>
    </w:p>
    <w:p w14:paraId="7E871966" w14:textId="77777777" w:rsidR="00640D56" w:rsidRPr="00294D51" w:rsidRDefault="00640D56" w:rsidP="009930D7">
      <w:pPr>
        <w:rPr>
          <w:i/>
          <w:sz w:val="22"/>
          <w:rPrChange w:id="733" w:author="Myles Adams" w:date="2017-10-25T09:35:00Z">
            <w:rPr>
              <w:b/>
            </w:rPr>
          </w:rPrChange>
        </w:rPr>
      </w:pPr>
    </w:p>
    <w:p w14:paraId="5813F801" w14:textId="3629F819" w:rsidR="00F00B2B" w:rsidRPr="00294D51" w:rsidRDefault="00F00B2B" w:rsidP="0045073B">
      <w:pPr>
        <w:rPr>
          <w:b/>
          <w:i/>
          <w:sz w:val="22"/>
          <w:rPrChange w:id="734" w:author="Myles Adams" w:date="2017-10-25T09:35:00Z">
            <w:rPr>
              <w:b/>
            </w:rPr>
          </w:rPrChange>
        </w:rPr>
      </w:pPr>
      <w:r w:rsidRPr="00294D51">
        <w:rPr>
          <w:b/>
          <w:i/>
          <w:sz w:val="22"/>
          <w:rPrChange w:id="735" w:author="Myles Adams" w:date="2017-10-25T09:35:00Z">
            <w:rPr>
              <w:b/>
            </w:rPr>
          </w:rPrChange>
        </w:rPr>
        <w:t>Description of the querying and observational methods used</w:t>
      </w:r>
      <w:ins w:id="736" w:author="Myles Adams" w:date="2017-10-25T09:30:00Z">
        <w:r w:rsidR="00294D51" w:rsidRPr="00294D51">
          <w:rPr>
            <w:b/>
            <w:i/>
            <w:sz w:val="22"/>
            <w:rPrChange w:id="737" w:author="Myles Adams" w:date="2017-10-25T09:35:00Z">
              <w:rPr>
                <w:b/>
                <w:sz w:val="22"/>
              </w:rPr>
            </w:rPrChange>
          </w:rPr>
          <w:t>:</w:t>
        </w:r>
      </w:ins>
      <w:del w:id="738" w:author="Myles Adams" w:date="2017-10-25T09:30:00Z">
        <w:r w:rsidRPr="00294D51" w:rsidDel="00294D51">
          <w:rPr>
            <w:b/>
            <w:i/>
            <w:sz w:val="22"/>
            <w:rPrChange w:id="739" w:author="Myles Adams" w:date="2017-10-25T09:35:00Z">
              <w:rPr>
                <w:b/>
              </w:rPr>
            </w:rPrChange>
          </w:rPr>
          <w:delText>, including:</w:delText>
        </w:r>
      </w:del>
    </w:p>
    <w:p w14:paraId="7F7FCACE" w14:textId="70FE68F9" w:rsidR="00D906FD" w:rsidRPr="00294D51" w:rsidDel="00294D51" w:rsidRDefault="00D906FD" w:rsidP="0045073B">
      <w:pPr>
        <w:pStyle w:val="ListParagraph"/>
        <w:numPr>
          <w:ilvl w:val="0"/>
          <w:numId w:val="3"/>
        </w:numPr>
        <w:rPr>
          <w:del w:id="740" w:author="Myles Adams" w:date="2017-10-25T09:30:00Z"/>
          <w:b/>
          <w:sz w:val="22"/>
          <w:rPrChange w:id="741" w:author="Myles Adams" w:date="2017-10-25T09:30:00Z">
            <w:rPr>
              <w:del w:id="742" w:author="Myles Adams" w:date="2017-10-25T09:30:00Z"/>
              <w:b/>
            </w:rPr>
          </w:rPrChange>
        </w:rPr>
      </w:pPr>
      <w:del w:id="743" w:author="Myles Adams" w:date="2017-10-25T09:30:00Z">
        <w:r w:rsidRPr="00294D51" w:rsidDel="00294D51">
          <w:rPr>
            <w:b/>
            <w:sz w:val="22"/>
            <w:rPrChange w:id="744" w:author="Myles Adams" w:date="2017-10-25T09:30:00Z">
              <w:rPr>
                <w:b/>
              </w:rPr>
            </w:rPrChange>
          </w:rPr>
          <w:delText>Description of the participants (how many, demographics),</w:delText>
        </w:r>
      </w:del>
    </w:p>
    <w:p w14:paraId="4FE42C2E" w14:textId="04EC94B8" w:rsidR="00D906FD" w:rsidRPr="00294D51" w:rsidDel="00294D51" w:rsidRDefault="00D906FD" w:rsidP="0045073B">
      <w:pPr>
        <w:pStyle w:val="ListParagraph"/>
        <w:numPr>
          <w:ilvl w:val="0"/>
          <w:numId w:val="3"/>
        </w:numPr>
        <w:rPr>
          <w:del w:id="745" w:author="Myles Adams" w:date="2017-10-25T09:30:00Z"/>
          <w:b/>
          <w:sz w:val="22"/>
          <w:rPrChange w:id="746" w:author="Myles Adams" w:date="2017-10-25T09:30:00Z">
            <w:rPr>
              <w:del w:id="747" w:author="Myles Adams" w:date="2017-10-25T09:30:00Z"/>
              <w:b/>
            </w:rPr>
          </w:rPrChange>
        </w:rPr>
      </w:pPr>
      <w:del w:id="748" w:author="Myles Adams" w:date="2017-10-25T09:30:00Z">
        <w:r w:rsidRPr="00294D51" w:rsidDel="00294D51">
          <w:rPr>
            <w:b/>
            <w:sz w:val="22"/>
            <w:rPrChange w:id="749" w:author="Myles Adams" w:date="2017-10-25T09:30:00Z">
              <w:rPr>
                <w:b/>
              </w:rPr>
            </w:rPrChange>
          </w:rPr>
          <w:delText xml:space="preserve">Description of the methodology (which techniques did you use, what did you have participants do, how did you record the data), and feedback gathered. </w:delText>
        </w:r>
      </w:del>
    </w:p>
    <w:p w14:paraId="111E1C54" w14:textId="77777777" w:rsidR="009930D7" w:rsidRPr="00294D51" w:rsidRDefault="009930D7" w:rsidP="009930D7">
      <w:pPr>
        <w:rPr>
          <w:b/>
          <w:sz w:val="22"/>
          <w:rPrChange w:id="750" w:author="Myles Adams" w:date="2017-10-25T09:30:00Z">
            <w:rPr>
              <w:b/>
            </w:rPr>
          </w:rPrChange>
        </w:rPr>
      </w:pPr>
    </w:p>
    <w:p w14:paraId="79B863DC" w14:textId="12DEEF4E" w:rsidR="00711B7D" w:rsidRPr="00294D51" w:rsidRDefault="00DB5BA4" w:rsidP="009930D7">
      <w:pPr>
        <w:rPr>
          <w:sz w:val="22"/>
          <w:rPrChange w:id="751" w:author="Myles Adams" w:date="2017-10-25T09:30:00Z">
            <w:rPr/>
          </w:rPrChange>
        </w:rPr>
      </w:pPr>
      <w:r w:rsidRPr="00294D51">
        <w:rPr>
          <w:sz w:val="22"/>
          <w:rPrChange w:id="752" w:author="Myles Adams" w:date="2017-10-25T09:30:00Z">
            <w:rPr/>
          </w:rPrChange>
        </w:rPr>
        <w:t>We conducted a post-talk walkthrough as our observational methods and a questionnaire as our querying technique.  The questionnaire was adapted from a System Usability Scale in order to mitigate the issue of not being able to do any probing</w:t>
      </w:r>
      <w:ins w:id="753" w:author="Myles Adams" w:date="2017-10-25T09:48:00Z">
        <w:r w:rsidR="002F4853">
          <w:rPr>
            <w:sz w:val="22"/>
          </w:rPr>
          <w:t xml:space="preserve"> and to provide quantitative analysis.</w:t>
        </w:r>
      </w:ins>
      <w:del w:id="754" w:author="Myles Adams" w:date="2017-10-25T09:48:00Z">
        <w:r w:rsidRPr="00294D51" w:rsidDel="002F4853">
          <w:rPr>
            <w:sz w:val="22"/>
            <w:rPrChange w:id="755" w:author="Myles Adams" w:date="2017-10-25T09:30:00Z">
              <w:rPr/>
            </w:rPrChange>
          </w:rPr>
          <w:delText>.</w:delText>
        </w:r>
      </w:del>
    </w:p>
    <w:p w14:paraId="6AA814CA" w14:textId="77777777" w:rsidR="00DB5BA4" w:rsidRPr="00294D51" w:rsidRDefault="00DB5BA4" w:rsidP="00DB5BA4">
      <w:pPr>
        <w:rPr>
          <w:b/>
          <w:sz w:val="22"/>
          <w:rPrChange w:id="756" w:author="Myles Adams" w:date="2017-10-25T09:30:00Z">
            <w:rPr>
              <w:b/>
            </w:rPr>
          </w:rPrChange>
        </w:rPr>
      </w:pPr>
    </w:p>
    <w:p w14:paraId="5C1DF121" w14:textId="21D434D9" w:rsidR="00DB5BA4" w:rsidRPr="00294D51" w:rsidRDefault="00DB5BA4" w:rsidP="00DB5BA4">
      <w:pPr>
        <w:rPr>
          <w:sz w:val="22"/>
          <w:rPrChange w:id="757" w:author="Myles Adams" w:date="2017-10-25T09:30:00Z">
            <w:rPr/>
          </w:rPrChange>
        </w:rPr>
      </w:pPr>
      <w:r w:rsidRPr="00294D51">
        <w:rPr>
          <w:sz w:val="22"/>
          <w:rPrChange w:id="758" w:author="Myles Adams" w:date="2017-10-25T09:30:00Z">
            <w:rPr/>
          </w:rPrChange>
        </w:rPr>
        <w:lastRenderedPageBreak/>
        <w:t>For the conduction of the post-talk walkthrough</w:t>
      </w:r>
      <w:ins w:id="759" w:author="Myles Adams" w:date="2017-10-25T09:58:00Z">
        <w:r w:rsidR="00613E28">
          <w:rPr>
            <w:sz w:val="22"/>
          </w:rPr>
          <w:t>,</w:t>
        </w:r>
      </w:ins>
      <w:r w:rsidRPr="00294D51">
        <w:rPr>
          <w:sz w:val="22"/>
          <w:rPrChange w:id="760" w:author="Myles Adams" w:date="2017-10-25T09:30:00Z">
            <w:rPr/>
          </w:rPrChange>
        </w:rPr>
        <w:t xml:space="preserve"> we tested five people from our computer lab during the tutorial.  </w:t>
      </w:r>
      <w:del w:id="761" w:author="Michael John Marshall" w:date="2017-10-24T23:08:00Z">
        <w:r w:rsidRPr="00294D51" w:rsidDel="004555E7">
          <w:rPr>
            <w:sz w:val="22"/>
            <w:rPrChange w:id="762" w:author="Myles Adams" w:date="2017-10-25T09:30:00Z">
              <w:rPr/>
            </w:rPrChange>
          </w:rPr>
          <w:delText>All of these people have</w:delText>
        </w:r>
      </w:del>
      <w:ins w:id="763" w:author="Michael John Marshall" w:date="2017-10-24T23:08:00Z">
        <w:r w:rsidR="004555E7" w:rsidRPr="00294D51">
          <w:rPr>
            <w:sz w:val="22"/>
            <w:rPrChange w:id="764" w:author="Myles Adams" w:date="2017-10-25T09:30:00Z">
              <w:rPr/>
            </w:rPrChange>
          </w:rPr>
          <w:t>This demographic has</w:t>
        </w:r>
      </w:ins>
      <w:r w:rsidRPr="00294D51">
        <w:rPr>
          <w:sz w:val="22"/>
          <w:rPrChange w:id="765" w:author="Myles Adams" w:date="2017-10-25T09:30:00Z">
            <w:rPr/>
          </w:rPrChange>
        </w:rPr>
        <w:t xml:space="preserve"> a strong computational understanding and have</w:t>
      </w:r>
      <w:ins w:id="766" w:author="Michael John Marshall" w:date="2017-10-24T23:08:00Z">
        <w:r w:rsidR="004555E7" w:rsidRPr="00294D51">
          <w:rPr>
            <w:sz w:val="22"/>
            <w:rPrChange w:id="767" w:author="Myles Adams" w:date="2017-10-25T09:30:00Z">
              <w:rPr/>
            </w:rPrChange>
          </w:rPr>
          <w:t xml:space="preserve"> generally</w:t>
        </w:r>
      </w:ins>
      <w:r w:rsidRPr="00294D51">
        <w:rPr>
          <w:sz w:val="22"/>
          <w:rPrChange w:id="768" w:author="Myles Adams" w:date="2017-10-25T09:30:00Z">
            <w:rPr/>
          </w:rPrChange>
        </w:rPr>
        <w:t xml:space="preserve"> had exposure to playing games</w:t>
      </w:r>
      <w:ins w:id="769" w:author="Michael John Marshall" w:date="2017-10-24T23:08:00Z">
        <w:r w:rsidR="004555E7" w:rsidRPr="00294D51">
          <w:rPr>
            <w:sz w:val="22"/>
            <w:rPrChange w:id="770" w:author="Myles Adams" w:date="2017-10-25T09:30:00Z">
              <w:rPr/>
            </w:rPrChange>
          </w:rPr>
          <w:t xml:space="preserve"> in the past</w:t>
        </w:r>
      </w:ins>
      <w:r w:rsidRPr="00294D51">
        <w:rPr>
          <w:sz w:val="22"/>
          <w:rPrChange w:id="771" w:author="Myles Adams" w:date="2017-10-25T09:30:00Z">
            <w:rPr/>
          </w:rPrChange>
        </w:rPr>
        <w:t xml:space="preserve">. </w:t>
      </w:r>
    </w:p>
    <w:p w14:paraId="2BEBD964" w14:textId="77777777" w:rsidR="00DB5BA4" w:rsidRPr="00294D51" w:rsidRDefault="00DB5BA4" w:rsidP="00DB5BA4">
      <w:pPr>
        <w:rPr>
          <w:sz w:val="22"/>
          <w:rPrChange w:id="772" w:author="Myles Adams" w:date="2017-10-25T09:30:00Z">
            <w:rPr/>
          </w:rPrChange>
        </w:rPr>
      </w:pPr>
    </w:p>
    <w:p w14:paraId="137C9A2A" w14:textId="68C91EF0" w:rsidR="00DB5BA4" w:rsidRPr="00294D51" w:rsidRDefault="00DB5BA4" w:rsidP="00DB5BA4">
      <w:pPr>
        <w:rPr>
          <w:sz w:val="22"/>
          <w:rPrChange w:id="773" w:author="Myles Adams" w:date="2017-10-25T09:30:00Z">
            <w:rPr/>
          </w:rPrChange>
        </w:rPr>
      </w:pPr>
      <w:r w:rsidRPr="00294D51">
        <w:rPr>
          <w:sz w:val="22"/>
          <w:rPrChange w:id="774" w:author="Myles Adams" w:date="2017-10-25T09:30:00Z">
            <w:rPr/>
          </w:rPrChange>
        </w:rPr>
        <w:t>We interviewed 6 people for our questionnaire</w:t>
      </w:r>
      <w:r w:rsidR="0056713F" w:rsidRPr="00294D51">
        <w:rPr>
          <w:sz w:val="22"/>
          <w:rPrChange w:id="775" w:author="Myles Adams" w:date="2017-10-25T09:30:00Z">
            <w:rPr/>
          </w:rPrChange>
        </w:rPr>
        <w:t>,</w:t>
      </w:r>
      <w:r w:rsidRPr="00294D51">
        <w:rPr>
          <w:sz w:val="22"/>
          <w:rPrChange w:id="776" w:author="Myles Adams" w:date="2017-10-25T09:30:00Z">
            <w:rPr/>
          </w:rPrChange>
        </w:rPr>
        <w:t xml:space="preserve"> all of which </w:t>
      </w:r>
      <w:del w:id="777" w:author="Michael John Marshall" w:date="2017-10-24T23:09:00Z">
        <w:r w:rsidRPr="00294D51" w:rsidDel="004555E7">
          <w:rPr>
            <w:sz w:val="22"/>
            <w:rPrChange w:id="778" w:author="Myles Adams" w:date="2017-10-25T09:30:00Z">
              <w:rPr/>
            </w:rPrChange>
          </w:rPr>
          <w:delText xml:space="preserve">are </w:delText>
        </w:r>
      </w:del>
      <w:ins w:id="779" w:author="Michael John Marshall" w:date="2017-10-24T23:09:00Z">
        <w:r w:rsidR="004555E7" w:rsidRPr="00294D51">
          <w:rPr>
            <w:sz w:val="22"/>
            <w:rPrChange w:id="780" w:author="Myles Adams" w:date="2017-10-25T09:30:00Z">
              <w:rPr/>
            </w:rPrChange>
          </w:rPr>
          <w:t xml:space="preserve">were </w:t>
        </w:r>
      </w:ins>
      <w:r w:rsidRPr="00294D51">
        <w:rPr>
          <w:sz w:val="22"/>
          <w:rPrChange w:id="781" w:author="Myles Adams" w:date="2017-10-25T09:30:00Z">
            <w:rPr/>
          </w:rPrChange>
        </w:rPr>
        <w:t>undergraduate students from Ormond College.</w:t>
      </w:r>
      <w:del w:id="782" w:author="Michael John Marshall" w:date="2017-10-24T23:09:00Z">
        <w:r w:rsidRPr="00294D51" w:rsidDel="004555E7">
          <w:rPr>
            <w:sz w:val="22"/>
            <w:rPrChange w:id="783" w:author="Myles Adams" w:date="2017-10-25T09:30:00Z">
              <w:rPr/>
            </w:rPrChange>
          </w:rPr>
          <w:delText xml:space="preserve"> </w:delText>
        </w:r>
      </w:del>
      <w:r w:rsidRPr="00294D51">
        <w:rPr>
          <w:sz w:val="22"/>
          <w:rPrChange w:id="784" w:author="Myles Adams" w:date="2017-10-25T09:30:00Z">
            <w:rPr/>
          </w:rPrChange>
        </w:rPr>
        <w:t xml:space="preserve"> None of these people had a strong understanding </w:t>
      </w:r>
      <w:del w:id="785" w:author="Michael John Marshall" w:date="2017-10-24T23:09:00Z">
        <w:r w:rsidRPr="00294D51" w:rsidDel="004555E7">
          <w:rPr>
            <w:sz w:val="22"/>
            <w:rPrChange w:id="786" w:author="Myles Adams" w:date="2017-10-25T09:30:00Z">
              <w:rPr/>
            </w:rPrChange>
          </w:rPr>
          <w:delText xml:space="preserve">on </w:delText>
        </w:r>
      </w:del>
      <w:ins w:id="787" w:author="Michael John Marshall" w:date="2017-10-24T23:09:00Z">
        <w:r w:rsidR="004555E7" w:rsidRPr="00294D51">
          <w:rPr>
            <w:sz w:val="22"/>
            <w:rPrChange w:id="788" w:author="Myles Adams" w:date="2017-10-25T09:30:00Z">
              <w:rPr/>
            </w:rPrChange>
          </w:rPr>
          <w:t>of</w:t>
        </w:r>
      </w:ins>
      <w:ins w:id="789" w:author="Myles Adams" w:date="2017-10-25T09:30:00Z">
        <w:r w:rsidR="00294D51">
          <w:rPr>
            <w:sz w:val="22"/>
          </w:rPr>
          <w:t xml:space="preserve"> </w:t>
        </w:r>
      </w:ins>
      <w:del w:id="790" w:author="Michael John Marshall" w:date="2017-10-24T23:09:00Z">
        <w:r w:rsidRPr="00294D51" w:rsidDel="004555E7">
          <w:rPr>
            <w:sz w:val="22"/>
            <w:rPrChange w:id="791" w:author="Myles Adams" w:date="2017-10-25T09:30:00Z">
              <w:rPr/>
            </w:rPrChange>
          </w:rPr>
          <w:delText>t</w:delText>
        </w:r>
        <w:r w:rsidR="008123BA" w:rsidRPr="00294D51" w:rsidDel="004555E7">
          <w:rPr>
            <w:sz w:val="22"/>
            <w:rPrChange w:id="792" w:author="Myles Adams" w:date="2017-10-25T09:30:00Z">
              <w:rPr/>
            </w:rPrChange>
          </w:rPr>
          <w:delText>he development of making a game</w:delText>
        </w:r>
        <w:r w:rsidRPr="00294D51" w:rsidDel="004555E7">
          <w:rPr>
            <w:sz w:val="22"/>
            <w:rPrChange w:id="793" w:author="Myles Adams" w:date="2017-10-25T09:30:00Z">
              <w:rPr/>
            </w:rPrChange>
          </w:rPr>
          <w:delText xml:space="preserve"> and</w:delText>
        </w:r>
      </w:del>
      <w:ins w:id="794" w:author="Michael John Marshall" w:date="2017-10-24T23:09:00Z">
        <w:r w:rsidR="004555E7" w:rsidRPr="00294D51">
          <w:rPr>
            <w:sz w:val="22"/>
            <w:rPrChange w:id="795" w:author="Myles Adams" w:date="2017-10-25T09:30:00Z">
              <w:rPr/>
            </w:rPrChange>
          </w:rPr>
          <w:t>game development and</w:t>
        </w:r>
      </w:ins>
      <w:r w:rsidRPr="00294D51">
        <w:rPr>
          <w:sz w:val="22"/>
          <w:rPrChange w:id="796" w:author="Myles Adams" w:date="2017-10-25T09:30:00Z">
            <w:rPr/>
          </w:rPrChange>
        </w:rPr>
        <w:t xml:space="preserve"> had a </w:t>
      </w:r>
      <w:ins w:id="797" w:author="Michael John Marshall" w:date="2017-10-24T23:09:00Z">
        <w:r w:rsidR="004555E7" w:rsidRPr="00294D51">
          <w:rPr>
            <w:sz w:val="22"/>
            <w:rPrChange w:id="798" w:author="Myles Adams" w:date="2017-10-25T09:30:00Z">
              <w:rPr/>
            </w:rPrChange>
          </w:rPr>
          <w:t xml:space="preserve">varying </w:t>
        </w:r>
      </w:ins>
      <w:r w:rsidRPr="00294D51">
        <w:rPr>
          <w:sz w:val="22"/>
          <w:rPrChange w:id="799" w:author="Myles Adams" w:date="2017-10-25T09:30:00Z">
            <w:rPr/>
          </w:rPrChange>
        </w:rPr>
        <w:t>rang</w:t>
      </w:r>
      <w:ins w:id="800" w:author="Michael John Marshall" w:date="2017-10-24T23:09:00Z">
        <w:r w:rsidR="004555E7" w:rsidRPr="00294D51">
          <w:rPr>
            <w:sz w:val="22"/>
            <w:rPrChange w:id="801" w:author="Myles Adams" w:date="2017-10-25T09:30:00Z">
              <w:rPr/>
            </w:rPrChange>
          </w:rPr>
          <w:t>e</w:t>
        </w:r>
      </w:ins>
      <w:ins w:id="802" w:author="Myles Adams" w:date="2017-10-25T09:30:00Z">
        <w:r w:rsidR="00294D51">
          <w:rPr>
            <w:sz w:val="22"/>
          </w:rPr>
          <w:t xml:space="preserve"> </w:t>
        </w:r>
      </w:ins>
      <w:del w:id="803" w:author="Michael John Marshall" w:date="2017-10-24T23:09:00Z">
        <w:r w:rsidRPr="00294D51" w:rsidDel="004555E7">
          <w:rPr>
            <w:sz w:val="22"/>
            <w:rPrChange w:id="804" w:author="Myles Adams" w:date="2017-10-25T09:30:00Z">
              <w:rPr/>
            </w:rPrChange>
          </w:rPr>
          <w:delText>ing</w:delText>
        </w:r>
      </w:del>
      <w:ins w:id="805" w:author="Michael John Marshall" w:date="2017-10-24T23:10:00Z">
        <w:r w:rsidR="004555E7" w:rsidRPr="00294D51">
          <w:rPr>
            <w:sz w:val="22"/>
            <w:rPrChange w:id="806" w:author="Myles Adams" w:date="2017-10-25T09:30:00Z">
              <w:rPr/>
            </w:rPrChange>
          </w:rPr>
          <w:t>of</w:t>
        </w:r>
      </w:ins>
      <w:del w:id="807" w:author="Michael John Marshall" w:date="2017-10-24T23:10:00Z">
        <w:r w:rsidRPr="00294D51" w:rsidDel="004555E7">
          <w:rPr>
            <w:sz w:val="22"/>
            <w:rPrChange w:id="808" w:author="Myles Adams" w:date="2017-10-25T09:30:00Z">
              <w:rPr/>
            </w:rPrChange>
          </w:rPr>
          <w:delText xml:space="preserve"> </w:delText>
        </w:r>
      </w:del>
      <w:ins w:id="809" w:author="Michael John Marshall" w:date="2017-10-24T23:10:00Z">
        <w:r w:rsidR="004555E7" w:rsidRPr="00294D51">
          <w:rPr>
            <w:sz w:val="22"/>
            <w:rPrChange w:id="810" w:author="Myles Adams" w:date="2017-10-25T09:30:00Z">
              <w:rPr/>
            </w:rPrChange>
          </w:rPr>
          <w:t xml:space="preserve"> </w:t>
        </w:r>
      </w:ins>
      <w:r w:rsidRPr="00294D51">
        <w:rPr>
          <w:sz w:val="22"/>
          <w:rPrChange w:id="811" w:author="Myles Adams" w:date="2017-10-25T09:30:00Z">
            <w:rPr/>
          </w:rPrChange>
        </w:rPr>
        <w:t xml:space="preserve">ability </w:t>
      </w:r>
      <w:del w:id="812" w:author="Michael John Marshall" w:date="2017-10-24T23:10:00Z">
        <w:r w:rsidRPr="00294D51" w:rsidDel="004555E7">
          <w:rPr>
            <w:sz w:val="22"/>
            <w:rPrChange w:id="813" w:author="Myles Adams" w:date="2017-10-25T09:30:00Z">
              <w:rPr/>
            </w:rPrChange>
          </w:rPr>
          <w:delText xml:space="preserve">on how </w:delText>
        </w:r>
        <w:r w:rsidR="008123BA" w:rsidRPr="00294D51" w:rsidDel="004555E7">
          <w:rPr>
            <w:sz w:val="22"/>
            <w:rPrChange w:id="814" w:author="Myles Adams" w:date="2017-10-25T09:30:00Z">
              <w:rPr/>
            </w:rPrChange>
          </w:rPr>
          <w:delText xml:space="preserve">often they </w:delText>
        </w:r>
      </w:del>
      <w:ins w:id="815" w:author="Michael John Marshall" w:date="2017-10-24T23:10:00Z">
        <w:r w:rsidR="004555E7" w:rsidRPr="00294D51">
          <w:rPr>
            <w:sz w:val="22"/>
            <w:rPrChange w:id="816" w:author="Myles Adams" w:date="2017-10-25T09:30:00Z">
              <w:rPr/>
            </w:rPrChange>
          </w:rPr>
          <w:t xml:space="preserve">to </w:t>
        </w:r>
      </w:ins>
      <w:r w:rsidR="008123BA" w:rsidRPr="00294D51">
        <w:rPr>
          <w:sz w:val="22"/>
          <w:rPrChange w:id="817" w:author="Myles Adams" w:date="2017-10-25T09:30:00Z">
            <w:rPr/>
          </w:rPrChange>
        </w:rPr>
        <w:t xml:space="preserve">play computer games.  This was preferable to our asking lab peers as </w:t>
      </w:r>
      <w:ins w:id="818" w:author="Michael John Marshall" w:date="2017-10-24T23:10:00Z">
        <w:r w:rsidR="00C77D04" w:rsidRPr="00294D51">
          <w:rPr>
            <w:sz w:val="22"/>
            <w:rPrChange w:id="819" w:author="Myles Adams" w:date="2017-10-25T09:30:00Z">
              <w:rPr/>
            </w:rPrChange>
          </w:rPr>
          <w:t>this group is</w:t>
        </w:r>
      </w:ins>
      <w:del w:id="820" w:author="Michael John Marshall" w:date="2017-10-24T23:10:00Z">
        <w:r w:rsidR="008123BA" w:rsidRPr="00294D51" w:rsidDel="00C77D04">
          <w:rPr>
            <w:sz w:val="22"/>
            <w:rPrChange w:id="821" w:author="Myles Adams" w:date="2017-10-25T09:30:00Z">
              <w:rPr/>
            </w:rPrChange>
          </w:rPr>
          <w:delText>it is</w:delText>
        </w:r>
      </w:del>
      <w:r w:rsidR="008123BA" w:rsidRPr="00294D51">
        <w:rPr>
          <w:sz w:val="22"/>
          <w:rPrChange w:id="822" w:author="Myles Adams" w:date="2017-10-25T09:30:00Z">
            <w:rPr/>
          </w:rPrChange>
        </w:rPr>
        <w:t xml:space="preserve"> a more realistic and diverse </w:t>
      </w:r>
      <w:del w:id="823" w:author="Michael John Marshall" w:date="2017-10-24T23:11:00Z">
        <w:r w:rsidR="008123BA" w:rsidRPr="00294D51" w:rsidDel="00C77D04">
          <w:rPr>
            <w:sz w:val="22"/>
            <w:rPrChange w:id="824" w:author="Myles Adams" w:date="2017-10-25T09:30:00Z">
              <w:rPr/>
            </w:rPrChange>
          </w:rPr>
          <w:delText xml:space="preserve">group </w:delText>
        </w:r>
      </w:del>
      <w:ins w:id="825" w:author="Michael John Marshall" w:date="2017-10-24T23:11:00Z">
        <w:r w:rsidR="00C77D04" w:rsidRPr="00294D51">
          <w:rPr>
            <w:sz w:val="22"/>
            <w:rPrChange w:id="826" w:author="Myles Adams" w:date="2017-10-25T09:30:00Z">
              <w:rPr/>
            </w:rPrChange>
          </w:rPr>
          <w:t>demographic, allowing to test our game with a wider audience</w:t>
        </w:r>
      </w:ins>
      <w:del w:id="827" w:author="Michael John Marshall" w:date="2017-10-24T23:11:00Z">
        <w:r w:rsidR="008123BA" w:rsidRPr="00294D51" w:rsidDel="00C77D04">
          <w:rPr>
            <w:sz w:val="22"/>
            <w:rPrChange w:id="828" w:author="Myles Adams" w:date="2017-10-25T09:30:00Z">
              <w:rPr/>
            </w:rPrChange>
          </w:rPr>
          <w:delText>that would play this game</w:delText>
        </w:r>
      </w:del>
      <w:r w:rsidR="008123BA" w:rsidRPr="00294D51">
        <w:rPr>
          <w:sz w:val="22"/>
          <w:rPrChange w:id="829" w:author="Myles Adams" w:date="2017-10-25T09:30:00Z">
            <w:rPr/>
          </w:rPrChange>
        </w:rPr>
        <w:t>.</w:t>
      </w:r>
    </w:p>
    <w:p w14:paraId="5C6B26DB" w14:textId="77777777" w:rsidR="008123BA" w:rsidRPr="00294D51" w:rsidRDefault="008123BA" w:rsidP="00DB5BA4">
      <w:pPr>
        <w:rPr>
          <w:sz w:val="22"/>
          <w:rPrChange w:id="830" w:author="Myles Adams" w:date="2017-10-25T09:30:00Z">
            <w:rPr/>
          </w:rPrChange>
        </w:rPr>
      </w:pPr>
    </w:p>
    <w:p w14:paraId="4AC20781" w14:textId="13BD4D5D" w:rsidR="008123BA" w:rsidRPr="00294D51" w:rsidRDefault="008123BA" w:rsidP="00DB5BA4">
      <w:pPr>
        <w:rPr>
          <w:sz w:val="22"/>
          <w:rPrChange w:id="831" w:author="Myles Adams" w:date="2017-10-25T09:30:00Z">
            <w:rPr/>
          </w:rPrChange>
        </w:rPr>
      </w:pPr>
      <w:r w:rsidRPr="00294D51">
        <w:rPr>
          <w:sz w:val="22"/>
          <w:rPrChange w:id="832" w:author="Myles Adams" w:date="2017-10-25T09:30:00Z">
            <w:rPr/>
          </w:rPrChange>
        </w:rPr>
        <w:t>For the p</w:t>
      </w:r>
      <w:ins w:id="833" w:author="Myles Adams" w:date="2017-10-25T09:48:00Z">
        <w:r w:rsidR="002F4853">
          <w:rPr>
            <w:sz w:val="22"/>
          </w:rPr>
          <w:t>o</w:t>
        </w:r>
      </w:ins>
      <w:del w:id="834" w:author="Myles Adams" w:date="2017-10-25T09:48:00Z">
        <w:r w:rsidRPr="00294D51" w:rsidDel="002F4853">
          <w:rPr>
            <w:sz w:val="22"/>
            <w:rPrChange w:id="835" w:author="Myles Adams" w:date="2017-10-25T09:30:00Z">
              <w:rPr/>
            </w:rPrChange>
          </w:rPr>
          <w:delText>a</w:delText>
        </w:r>
      </w:del>
      <w:r w:rsidRPr="00294D51">
        <w:rPr>
          <w:sz w:val="22"/>
          <w:rPrChange w:id="836" w:author="Myles Adams" w:date="2017-10-25T09:30:00Z">
            <w:rPr/>
          </w:rPrChange>
        </w:rPr>
        <w:t xml:space="preserve">st-task walkthrough, </w:t>
      </w:r>
      <w:del w:id="837" w:author="Michael John Marshall" w:date="2017-10-24T23:11:00Z">
        <w:r w:rsidRPr="00294D51" w:rsidDel="00E46467">
          <w:rPr>
            <w:sz w:val="22"/>
            <w:rPrChange w:id="838" w:author="Myles Adams" w:date="2017-10-25T09:30:00Z">
              <w:rPr/>
            </w:rPrChange>
          </w:rPr>
          <w:delText xml:space="preserve">Michael </w:delText>
        </w:r>
      </w:del>
      <w:ins w:id="839" w:author="Michael John Marshall" w:date="2017-10-24T23:11:00Z">
        <w:r w:rsidR="00E46467" w:rsidRPr="00294D51">
          <w:rPr>
            <w:sz w:val="22"/>
            <w:rPrChange w:id="840" w:author="Myles Adams" w:date="2017-10-25T09:30:00Z">
              <w:rPr/>
            </w:rPrChange>
          </w:rPr>
          <w:t xml:space="preserve">one of our members </w:t>
        </w:r>
      </w:ins>
      <w:r w:rsidRPr="00294D51">
        <w:rPr>
          <w:sz w:val="22"/>
          <w:rPrChange w:id="841" w:author="Myles Adams" w:date="2017-10-25T09:30:00Z">
            <w:rPr/>
          </w:rPrChange>
        </w:rPr>
        <w:t xml:space="preserve">would </w:t>
      </w:r>
      <w:del w:id="842" w:author="Michael John Marshall" w:date="2017-10-24T23:11:00Z">
        <w:r w:rsidRPr="00294D51" w:rsidDel="00C77D04">
          <w:rPr>
            <w:sz w:val="22"/>
            <w:rPrChange w:id="843" w:author="Myles Adams" w:date="2017-10-25T09:30:00Z">
              <w:rPr/>
            </w:rPrChange>
          </w:rPr>
          <w:delText xml:space="preserve">proceed to </w:delText>
        </w:r>
      </w:del>
      <w:r w:rsidRPr="00294D51">
        <w:rPr>
          <w:sz w:val="22"/>
          <w:rPrChange w:id="844" w:author="Myles Adams" w:date="2017-10-25T09:30:00Z">
            <w:rPr/>
          </w:rPrChange>
        </w:rPr>
        <w:t>ask the participants a</w:t>
      </w:r>
      <w:del w:id="845" w:author="Michael John Marshall" w:date="2017-10-24T23:11:00Z">
        <w:r w:rsidRPr="00294D51" w:rsidDel="00C77D04">
          <w:rPr>
            <w:sz w:val="22"/>
            <w:rPrChange w:id="846" w:author="Myles Adams" w:date="2017-10-25T09:30:00Z">
              <w:rPr/>
            </w:rPrChange>
          </w:rPr>
          <w:delText>nd</w:delText>
        </w:r>
      </w:del>
      <w:r w:rsidRPr="00294D51">
        <w:rPr>
          <w:sz w:val="22"/>
          <w:rPrChange w:id="847" w:author="Myles Adams" w:date="2017-10-25T09:30:00Z">
            <w:rPr/>
          </w:rPrChange>
        </w:rPr>
        <w:t xml:space="preserve"> series of questions from a pre-defined list </w:t>
      </w:r>
      <w:del w:id="848" w:author="Michael John Marshall" w:date="2017-10-24T23:11:00Z">
        <w:r w:rsidRPr="00294D51" w:rsidDel="00E46467">
          <w:rPr>
            <w:sz w:val="22"/>
            <w:rPrChange w:id="849" w:author="Myles Adams" w:date="2017-10-25T09:30:00Z">
              <w:rPr/>
            </w:rPrChange>
          </w:rPr>
          <w:delText xml:space="preserve">and I would </w:delText>
        </w:r>
      </w:del>
      <w:ins w:id="850" w:author="Michael John Marshall" w:date="2017-10-24T23:11:00Z">
        <w:r w:rsidR="00E46467" w:rsidRPr="00294D51">
          <w:rPr>
            <w:sz w:val="22"/>
            <w:rPrChange w:id="851" w:author="Myles Adams" w:date="2017-10-25T09:30:00Z">
              <w:rPr/>
            </w:rPrChange>
          </w:rPr>
          <w:t xml:space="preserve">while the other member </w:t>
        </w:r>
      </w:ins>
      <w:del w:id="852" w:author="Michael John Marshall" w:date="2017-10-24T23:12:00Z">
        <w:r w:rsidRPr="00294D51" w:rsidDel="00E46467">
          <w:rPr>
            <w:sz w:val="22"/>
            <w:rPrChange w:id="853" w:author="Myles Adams" w:date="2017-10-25T09:30:00Z">
              <w:rPr/>
            </w:rPrChange>
          </w:rPr>
          <w:delText xml:space="preserve">write </w:delText>
        </w:r>
      </w:del>
      <w:ins w:id="854" w:author="Michael John Marshall" w:date="2017-10-24T23:12:00Z">
        <w:r w:rsidR="00E46467" w:rsidRPr="00294D51">
          <w:rPr>
            <w:sz w:val="22"/>
            <w:rPrChange w:id="855" w:author="Myles Adams" w:date="2017-10-25T09:30:00Z">
              <w:rPr/>
            </w:rPrChange>
          </w:rPr>
          <w:t xml:space="preserve">wrote </w:t>
        </w:r>
      </w:ins>
      <w:r w:rsidRPr="00294D51">
        <w:rPr>
          <w:sz w:val="22"/>
          <w:rPrChange w:id="856" w:author="Myles Adams" w:date="2017-10-25T09:30:00Z">
            <w:rPr/>
          </w:rPrChange>
        </w:rPr>
        <w:t xml:space="preserve">down </w:t>
      </w:r>
      <w:del w:id="857" w:author="Michael John Marshall" w:date="2017-10-24T23:12:00Z">
        <w:r w:rsidRPr="00294D51" w:rsidDel="00E46467">
          <w:rPr>
            <w:sz w:val="22"/>
            <w:rPrChange w:id="858" w:author="Myles Adams" w:date="2017-10-25T09:30:00Z">
              <w:rPr/>
            </w:rPrChange>
          </w:rPr>
          <w:delText xml:space="preserve">their </w:delText>
        </w:r>
      </w:del>
      <w:ins w:id="859" w:author="Michael John Marshall" w:date="2017-10-24T23:12:00Z">
        <w:r w:rsidR="00E46467" w:rsidRPr="00294D51">
          <w:rPr>
            <w:sz w:val="22"/>
            <w:rPrChange w:id="860" w:author="Myles Adams" w:date="2017-10-25T09:30:00Z">
              <w:rPr/>
            </w:rPrChange>
          </w:rPr>
          <w:t xml:space="preserve">the </w:t>
        </w:r>
        <w:del w:id="861" w:author="Myles Adams" w:date="2017-10-25T09:48:00Z">
          <w:r w:rsidR="00E46467" w:rsidRPr="00294D51" w:rsidDel="002F4853">
            <w:rPr>
              <w:sz w:val="22"/>
              <w:rPrChange w:id="862" w:author="Myles Adams" w:date="2017-10-25T09:30:00Z">
                <w:rPr/>
              </w:rPrChange>
            </w:rPr>
            <w:delText>participants</w:delText>
          </w:r>
        </w:del>
      </w:ins>
      <w:ins w:id="863" w:author="Myles Adams" w:date="2017-10-25T09:48:00Z">
        <w:r w:rsidR="002F4853" w:rsidRPr="00294D51">
          <w:rPr>
            <w:sz w:val="22"/>
          </w:rPr>
          <w:t>participant</w:t>
        </w:r>
        <w:del w:id="864" w:author="Michael John Marshall" w:date="2017-10-25T13:23:00Z">
          <w:r w:rsidR="002F4853" w:rsidRPr="00294D51" w:rsidDel="001F0829">
            <w:rPr>
              <w:sz w:val="22"/>
            </w:rPr>
            <w:delText>’</w:delText>
          </w:r>
        </w:del>
        <w:r w:rsidR="002F4853" w:rsidRPr="00294D51">
          <w:rPr>
            <w:sz w:val="22"/>
          </w:rPr>
          <w:t>s</w:t>
        </w:r>
      </w:ins>
      <w:ins w:id="865" w:author="Michael John Marshall" w:date="2017-10-25T13:23:00Z">
        <w:r w:rsidR="001F0829">
          <w:rPr>
            <w:sz w:val="22"/>
          </w:rPr>
          <w:t>’</w:t>
        </w:r>
      </w:ins>
      <w:ins w:id="866" w:author="Michael John Marshall" w:date="2017-10-24T23:12:00Z">
        <w:r w:rsidR="00E46467" w:rsidRPr="00294D51">
          <w:rPr>
            <w:sz w:val="22"/>
            <w:rPrChange w:id="867" w:author="Myles Adams" w:date="2017-10-25T09:30:00Z">
              <w:rPr/>
            </w:rPrChange>
          </w:rPr>
          <w:t xml:space="preserve"> </w:t>
        </w:r>
      </w:ins>
      <w:r w:rsidRPr="00294D51">
        <w:rPr>
          <w:sz w:val="22"/>
          <w:rPrChange w:id="868" w:author="Myles Adams" w:date="2017-10-25T09:30:00Z">
            <w:rPr/>
          </w:rPrChange>
        </w:rPr>
        <w:t xml:space="preserve">answers as they </w:t>
      </w:r>
      <w:del w:id="869" w:author="Michael John Marshall" w:date="2017-10-24T23:12:00Z">
        <w:r w:rsidRPr="00294D51" w:rsidDel="00E46467">
          <w:rPr>
            <w:sz w:val="22"/>
            <w:rPrChange w:id="870" w:author="Myles Adams" w:date="2017-10-25T09:30:00Z">
              <w:rPr/>
            </w:rPrChange>
          </w:rPr>
          <w:delText>spoke</w:delText>
        </w:r>
      </w:del>
      <w:ins w:id="871" w:author="Michael John Marshall" w:date="2017-10-24T23:12:00Z">
        <w:r w:rsidR="00E46467" w:rsidRPr="00294D51">
          <w:rPr>
            <w:sz w:val="22"/>
            <w:rPrChange w:id="872" w:author="Myles Adams" w:date="2017-10-25T09:30:00Z">
              <w:rPr/>
            </w:rPrChange>
          </w:rPr>
          <w:t>went along</w:t>
        </w:r>
      </w:ins>
      <w:r w:rsidRPr="00294D51">
        <w:rPr>
          <w:sz w:val="22"/>
          <w:rPrChange w:id="873" w:author="Myles Adams" w:date="2017-10-25T09:30:00Z">
            <w:rPr/>
          </w:rPrChange>
        </w:rPr>
        <w:t xml:space="preserve">.  For the questionnaire, we used Survey Monkey and </w:t>
      </w:r>
      <w:del w:id="874" w:author="Michael John Marshall" w:date="2017-10-24T23:12:00Z">
        <w:r w:rsidRPr="00294D51" w:rsidDel="00E46467">
          <w:rPr>
            <w:sz w:val="22"/>
            <w:rPrChange w:id="875" w:author="Myles Adams" w:date="2017-10-25T09:30:00Z">
              <w:rPr/>
            </w:rPrChange>
          </w:rPr>
          <w:delText xml:space="preserve">got </w:delText>
        </w:r>
      </w:del>
      <w:ins w:id="876" w:author="Michael John Marshall" w:date="2017-10-24T23:12:00Z">
        <w:r w:rsidR="00E46467" w:rsidRPr="00294D51">
          <w:rPr>
            <w:sz w:val="22"/>
            <w:rPrChange w:id="877" w:author="Myles Adams" w:date="2017-10-25T09:30:00Z">
              <w:rPr/>
            </w:rPrChange>
          </w:rPr>
          <w:t xml:space="preserve">had </w:t>
        </w:r>
      </w:ins>
      <w:r w:rsidRPr="00294D51">
        <w:rPr>
          <w:sz w:val="22"/>
          <w:rPrChange w:id="878" w:author="Myles Adams" w:date="2017-10-25T09:30:00Z">
            <w:rPr/>
          </w:rPrChange>
        </w:rPr>
        <w:t xml:space="preserve">the participants </w:t>
      </w:r>
      <w:del w:id="879" w:author="Michael John Marshall" w:date="2017-10-24T23:12:00Z">
        <w:r w:rsidRPr="00294D51" w:rsidDel="00E46467">
          <w:rPr>
            <w:sz w:val="22"/>
            <w:rPrChange w:id="880" w:author="Myles Adams" w:date="2017-10-25T09:30:00Z">
              <w:rPr/>
            </w:rPrChange>
          </w:rPr>
          <w:delText xml:space="preserve">to </w:delText>
        </w:r>
      </w:del>
      <w:r w:rsidRPr="00294D51">
        <w:rPr>
          <w:sz w:val="22"/>
          <w:rPrChange w:id="881" w:author="Myles Adams" w:date="2017-10-25T09:30:00Z">
            <w:rPr/>
          </w:rPrChange>
        </w:rPr>
        <w:t xml:space="preserve">fill out the questionnaire online </w:t>
      </w:r>
      <w:del w:id="882" w:author="Michael Marshall" w:date="2017-10-13T16:41:00Z">
        <w:r w:rsidRPr="00294D51" w:rsidDel="00CC7A47">
          <w:rPr>
            <w:sz w:val="22"/>
            <w:rPrChange w:id="883" w:author="Myles Adams" w:date="2017-10-25T09:30:00Z">
              <w:rPr/>
            </w:rPrChange>
          </w:rPr>
          <w:delText xml:space="preserve">straight </w:delText>
        </w:r>
      </w:del>
      <w:ins w:id="884" w:author="Michael Marshall" w:date="2017-10-13T16:41:00Z">
        <w:r w:rsidR="00CC7A47" w:rsidRPr="00294D51">
          <w:rPr>
            <w:sz w:val="22"/>
            <w:rPrChange w:id="885" w:author="Myles Adams" w:date="2017-10-25T09:30:00Z">
              <w:rPr/>
            </w:rPrChange>
          </w:rPr>
          <w:t xml:space="preserve">immediately </w:t>
        </w:r>
      </w:ins>
      <w:r w:rsidRPr="00294D51">
        <w:rPr>
          <w:sz w:val="22"/>
          <w:rPrChange w:id="886" w:author="Myles Adams" w:date="2017-10-25T09:30:00Z">
            <w:rPr/>
          </w:rPrChange>
        </w:rPr>
        <w:t>after playing the game.</w:t>
      </w:r>
      <w:del w:id="887" w:author="Michael John Marshall" w:date="2017-10-24T23:12:00Z">
        <w:r w:rsidRPr="00294D51" w:rsidDel="00652815">
          <w:rPr>
            <w:sz w:val="22"/>
            <w:rPrChange w:id="888" w:author="Myles Adams" w:date="2017-10-25T09:30:00Z">
              <w:rPr/>
            </w:rPrChange>
          </w:rPr>
          <w:delText xml:space="preserve"> </w:delText>
        </w:r>
      </w:del>
    </w:p>
    <w:p w14:paraId="46ED8FC5" w14:textId="77777777" w:rsidR="009930D7" w:rsidRPr="00294D51" w:rsidRDefault="009930D7" w:rsidP="009930D7">
      <w:pPr>
        <w:rPr>
          <w:b/>
          <w:sz w:val="22"/>
          <w:rPrChange w:id="889" w:author="Myles Adams" w:date="2017-10-25T09:30:00Z">
            <w:rPr>
              <w:b/>
            </w:rPr>
          </w:rPrChange>
        </w:rPr>
      </w:pPr>
    </w:p>
    <w:p w14:paraId="22B14273" w14:textId="2D82A81F" w:rsidR="00F00B2B" w:rsidRPr="00294D51" w:rsidRDefault="00F00B2B" w:rsidP="0045073B">
      <w:pPr>
        <w:rPr>
          <w:b/>
          <w:i/>
          <w:sz w:val="22"/>
          <w:rPrChange w:id="890" w:author="Myles Adams" w:date="2017-10-25T09:30:00Z">
            <w:rPr>
              <w:b/>
            </w:rPr>
          </w:rPrChange>
        </w:rPr>
      </w:pPr>
      <w:r w:rsidRPr="00294D51">
        <w:rPr>
          <w:b/>
          <w:i/>
          <w:sz w:val="22"/>
          <w:rPrChange w:id="891" w:author="Myles Adams" w:date="2017-10-25T09:30:00Z">
            <w:rPr>
              <w:b/>
            </w:rPr>
          </w:rPrChange>
        </w:rPr>
        <w:t>Document the changes made to your game based on the information c</w:t>
      </w:r>
      <w:r w:rsidR="0045073B" w:rsidRPr="00294D51">
        <w:rPr>
          <w:b/>
          <w:i/>
          <w:sz w:val="22"/>
          <w:rPrChange w:id="892" w:author="Myles Adams" w:date="2017-10-25T09:30:00Z">
            <w:rPr>
              <w:b/>
            </w:rPr>
          </w:rPrChange>
        </w:rPr>
        <w:t>ollected during the evaluation:</w:t>
      </w:r>
    </w:p>
    <w:p w14:paraId="054EED01" w14:textId="7589820E" w:rsidR="00F00B2B" w:rsidRPr="00294D51" w:rsidRDefault="008123BA" w:rsidP="00F00B2B">
      <w:pPr>
        <w:rPr>
          <w:sz w:val="22"/>
          <w:rPrChange w:id="893" w:author="Myles Adams" w:date="2017-10-25T09:30:00Z">
            <w:rPr/>
          </w:rPrChange>
        </w:rPr>
      </w:pPr>
      <w:r w:rsidRPr="00294D51">
        <w:rPr>
          <w:sz w:val="22"/>
          <w:rPrChange w:id="894" w:author="Myles Adams" w:date="2017-10-25T09:30:00Z">
            <w:rPr/>
          </w:rPrChange>
        </w:rPr>
        <w:t xml:space="preserve"> </w:t>
      </w:r>
    </w:p>
    <w:p w14:paraId="02E32D73" w14:textId="2BD7BFD0" w:rsidR="008123BA" w:rsidRPr="00294D51" w:rsidRDefault="008123BA" w:rsidP="00F00B2B">
      <w:pPr>
        <w:rPr>
          <w:sz w:val="22"/>
          <w:rPrChange w:id="895" w:author="Myles Adams" w:date="2017-10-25T09:30:00Z">
            <w:rPr/>
          </w:rPrChange>
        </w:rPr>
      </w:pPr>
      <w:r w:rsidRPr="00294D51">
        <w:rPr>
          <w:sz w:val="22"/>
          <w:rPrChange w:id="896" w:author="Myles Adams" w:date="2017-10-25T09:30:00Z">
            <w:rPr/>
          </w:rPrChange>
        </w:rPr>
        <w:t>Based on the information we received there were several aspects that we needed to improve.  One of the</w:t>
      </w:r>
      <w:del w:id="897" w:author="Michael John Marshall" w:date="2017-10-25T13:29:00Z">
        <w:r w:rsidRPr="00294D51" w:rsidDel="001F0829">
          <w:rPr>
            <w:sz w:val="22"/>
            <w:rPrChange w:id="898" w:author="Myles Adams" w:date="2017-10-25T09:30:00Z">
              <w:rPr/>
            </w:rPrChange>
          </w:rPr>
          <w:delText>se</w:delText>
        </w:r>
      </w:del>
      <w:r w:rsidRPr="00294D51">
        <w:rPr>
          <w:sz w:val="22"/>
          <w:rPrChange w:id="899" w:author="Myles Adams" w:date="2017-10-25T09:30:00Z">
            <w:rPr/>
          </w:rPrChange>
        </w:rPr>
        <w:t xml:space="preserve"> criticisms</w:t>
      </w:r>
      <w:ins w:id="900" w:author="Michael John Marshall" w:date="2017-10-24T23:17:00Z">
        <w:r w:rsidR="00652815" w:rsidRPr="00294D51">
          <w:rPr>
            <w:sz w:val="22"/>
            <w:rPrChange w:id="901" w:author="Myles Adams" w:date="2017-10-25T09:30:00Z">
              <w:rPr/>
            </w:rPrChange>
          </w:rPr>
          <w:t xml:space="preserve"> we</w:t>
        </w:r>
      </w:ins>
      <w:r w:rsidRPr="00294D51">
        <w:rPr>
          <w:sz w:val="22"/>
          <w:rPrChange w:id="902" w:author="Myles Adams" w:date="2017-10-25T09:30:00Z">
            <w:rPr/>
          </w:rPrChange>
        </w:rPr>
        <w:t xml:space="preserve"> faced was that the game didn’t visually look appealing. </w:t>
      </w:r>
      <w:del w:id="903" w:author="Michael John Marshall" w:date="2017-10-24T23:17:00Z">
        <w:r w:rsidRPr="00294D51" w:rsidDel="00652815">
          <w:rPr>
            <w:sz w:val="22"/>
            <w:rPrChange w:id="904" w:author="Myles Adams" w:date="2017-10-25T09:30:00Z">
              <w:rPr/>
            </w:rPrChange>
          </w:rPr>
          <w:delText xml:space="preserve">From this </w:delText>
        </w:r>
      </w:del>
      <w:ins w:id="905" w:author="Michael John Marshall" w:date="2017-10-24T23:17:00Z">
        <w:r w:rsidR="00652815" w:rsidRPr="00294D51">
          <w:rPr>
            <w:sz w:val="22"/>
            <w:rPrChange w:id="906" w:author="Myles Adams" w:date="2017-10-25T09:30:00Z">
              <w:rPr/>
            </w:rPrChange>
          </w:rPr>
          <w:t xml:space="preserve">To combat this </w:t>
        </w:r>
      </w:ins>
      <w:r w:rsidRPr="00294D51">
        <w:rPr>
          <w:sz w:val="22"/>
          <w:rPrChange w:id="907" w:author="Myles Adams" w:date="2017-10-25T09:30:00Z">
            <w:rPr/>
          </w:rPrChange>
        </w:rPr>
        <w:t>we changed the textures of the objects and included a space</w:t>
      </w:r>
      <w:ins w:id="908" w:author="Michael John Marshall" w:date="2017-10-24T23:18:00Z">
        <w:r w:rsidR="00652815" w:rsidRPr="00294D51">
          <w:rPr>
            <w:sz w:val="22"/>
            <w:rPrChange w:id="909" w:author="Myles Adams" w:date="2017-10-25T09:30:00Z">
              <w:rPr/>
            </w:rPrChange>
          </w:rPr>
          <w:t>-themed</w:t>
        </w:r>
      </w:ins>
      <w:r w:rsidRPr="00294D51">
        <w:rPr>
          <w:sz w:val="22"/>
          <w:rPrChange w:id="910" w:author="Myles Adams" w:date="2017-10-25T09:30:00Z">
            <w:rPr/>
          </w:rPrChange>
        </w:rPr>
        <w:t xml:space="preserve"> background with a particle system for extra aesthetics.</w:t>
      </w:r>
    </w:p>
    <w:p w14:paraId="67B77A22" w14:textId="77777777" w:rsidR="008123BA" w:rsidRPr="00294D51" w:rsidRDefault="008123BA" w:rsidP="00F00B2B">
      <w:pPr>
        <w:rPr>
          <w:sz w:val="22"/>
          <w:rPrChange w:id="911" w:author="Myles Adams" w:date="2017-10-25T09:30:00Z">
            <w:rPr/>
          </w:rPrChange>
        </w:rPr>
      </w:pPr>
    </w:p>
    <w:p w14:paraId="08A52F70" w14:textId="64FC267F" w:rsidR="008123BA" w:rsidRPr="00294D51" w:rsidRDefault="008123BA" w:rsidP="00F00B2B">
      <w:pPr>
        <w:rPr>
          <w:sz w:val="22"/>
          <w:rPrChange w:id="912" w:author="Myles Adams" w:date="2017-10-25T09:30:00Z">
            <w:rPr/>
          </w:rPrChange>
        </w:rPr>
      </w:pPr>
      <w:r w:rsidRPr="00294D51">
        <w:rPr>
          <w:sz w:val="22"/>
          <w:rPrChange w:id="913" w:author="Myles Adams" w:date="2017-10-25T09:30:00Z">
            <w:rPr/>
          </w:rPrChange>
        </w:rPr>
        <w:t>Another criticism we faced was that the game was either too easy or too hard depending on who played the game.  As a consequence</w:t>
      </w:r>
      <w:ins w:id="914" w:author="Myles Adams" w:date="2017-10-25T09:58:00Z">
        <w:r w:rsidR="00613E28">
          <w:rPr>
            <w:sz w:val="22"/>
          </w:rPr>
          <w:t>,</w:t>
        </w:r>
      </w:ins>
      <w:r w:rsidRPr="00294D51">
        <w:rPr>
          <w:sz w:val="22"/>
          <w:rPrChange w:id="915" w:author="Myles Adams" w:date="2017-10-25T09:30:00Z">
            <w:rPr/>
          </w:rPrChange>
        </w:rPr>
        <w:t xml:space="preserve"> we included in the main menu an option to select the game</w:t>
      </w:r>
      <w:del w:id="916" w:author="Michael John Marshall" w:date="2017-10-24T23:18:00Z">
        <w:r w:rsidRPr="00294D51" w:rsidDel="00370E9E">
          <w:rPr>
            <w:sz w:val="22"/>
            <w:rPrChange w:id="917" w:author="Myles Adams" w:date="2017-10-25T09:30:00Z">
              <w:rPr/>
            </w:rPrChange>
          </w:rPr>
          <w:delText>s</w:delText>
        </w:r>
      </w:del>
      <w:r w:rsidRPr="00294D51">
        <w:rPr>
          <w:sz w:val="22"/>
          <w:rPrChange w:id="918" w:author="Myles Adams" w:date="2017-10-25T09:30:00Z">
            <w:rPr/>
          </w:rPrChange>
        </w:rPr>
        <w:t xml:space="preserve"> difficulty (i.e. the speed of the ball).</w:t>
      </w:r>
    </w:p>
    <w:p w14:paraId="0DAEAB09" w14:textId="77777777" w:rsidR="008123BA" w:rsidRPr="00294D51" w:rsidRDefault="008123BA" w:rsidP="00F00B2B">
      <w:pPr>
        <w:rPr>
          <w:sz w:val="22"/>
          <w:rPrChange w:id="919" w:author="Myles Adams" w:date="2017-10-25T09:30:00Z">
            <w:rPr/>
          </w:rPrChange>
        </w:rPr>
      </w:pPr>
    </w:p>
    <w:p w14:paraId="43F926FC" w14:textId="00065B09" w:rsidR="00711B7D" w:rsidRPr="00294D51" w:rsidRDefault="008123BA" w:rsidP="00711B7D">
      <w:pPr>
        <w:rPr>
          <w:ins w:id="920" w:author="Michael John Marshall" w:date="2017-10-24T23:18:00Z"/>
          <w:sz w:val="22"/>
          <w:rPrChange w:id="921" w:author="Myles Adams" w:date="2017-10-25T09:30:00Z">
            <w:rPr>
              <w:ins w:id="922" w:author="Michael John Marshall" w:date="2017-10-24T23:18:00Z"/>
            </w:rPr>
          </w:rPrChange>
        </w:rPr>
      </w:pPr>
      <w:r w:rsidRPr="00294D51">
        <w:rPr>
          <w:sz w:val="22"/>
          <w:rPrChange w:id="923" w:author="Myles Adams" w:date="2017-10-25T09:30:00Z">
            <w:rPr/>
          </w:rPrChange>
        </w:rPr>
        <w:t>We also found that people would not be eager to continue playing this game repeatedly.  To aid fu</w:t>
      </w:r>
      <w:r w:rsidR="007013BE" w:rsidRPr="00294D51">
        <w:rPr>
          <w:sz w:val="22"/>
          <w:rPrChange w:id="924" w:author="Myles Adams" w:date="2017-10-25T09:30:00Z">
            <w:rPr/>
          </w:rPrChange>
        </w:rPr>
        <w:t>r</w:t>
      </w:r>
      <w:r w:rsidRPr="00294D51">
        <w:rPr>
          <w:sz w:val="22"/>
          <w:rPrChange w:id="925" w:author="Myles Adams" w:date="2017-10-25T09:30:00Z">
            <w:rPr/>
          </w:rPrChange>
        </w:rPr>
        <w:t xml:space="preserve">ther interaction we included a </w:t>
      </w:r>
      <w:r w:rsidR="007013BE" w:rsidRPr="00294D51">
        <w:rPr>
          <w:sz w:val="22"/>
          <w:rPrChange w:id="926" w:author="Myles Adams" w:date="2017-10-25T09:30:00Z">
            <w:rPr/>
          </w:rPrChange>
        </w:rPr>
        <w:t>scor</w:t>
      </w:r>
      <w:ins w:id="927" w:author="Myles Adams" w:date="2017-10-25T09:58:00Z">
        <w:r w:rsidR="00613E28">
          <w:rPr>
            <w:sz w:val="22"/>
          </w:rPr>
          <w:t>ing</w:t>
        </w:r>
      </w:ins>
      <w:del w:id="928" w:author="Myles Adams" w:date="2017-10-25T09:58:00Z">
        <w:r w:rsidR="007013BE" w:rsidRPr="00294D51" w:rsidDel="00613E28">
          <w:rPr>
            <w:sz w:val="22"/>
            <w:rPrChange w:id="929" w:author="Myles Adams" w:date="2017-10-25T09:30:00Z">
              <w:rPr/>
            </w:rPrChange>
          </w:rPr>
          <w:delText>e</w:delText>
        </w:r>
      </w:del>
      <w:r w:rsidR="007013BE" w:rsidRPr="00294D51">
        <w:rPr>
          <w:sz w:val="22"/>
          <w:rPrChange w:id="930" w:author="Myles Adams" w:date="2017-10-25T09:30:00Z">
            <w:rPr/>
          </w:rPrChange>
        </w:rPr>
        <w:t xml:space="preserve"> system, added more levels and included randomly generated power</w:t>
      </w:r>
      <w:ins w:id="931" w:author="Myles Adams" w:date="2017-10-25T09:58:00Z">
        <w:r w:rsidR="00613E28">
          <w:rPr>
            <w:sz w:val="22"/>
          </w:rPr>
          <w:t>-</w:t>
        </w:r>
      </w:ins>
      <w:del w:id="932" w:author="Myles Adams" w:date="2017-10-25T09:58:00Z">
        <w:r w:rsidR="007013BE" w:rsidRPr="00294D51" w:rsidDel="00613E28">
          <w:rPr>
            <w:sz w:val="22"/>
            <w:rPrChange w:id="933" w:author="Myles Adams" w:date="2017-10-25T09:30:00Z">
              <w:rPr/>
            </w:rPrChange>
          </w:rPr>
          <w:delText xml:space="preserve"> </w:delText>
        </w:r>
      </w:del>
      <w:r w:rsidR="007013BE" w:rsidRPr="00294D51">
        <w:rPr>
          <w:sz w:val="22"/>
          <w:rPrChange w:id="934" w:author="Myles Adams" w:date="2017-10-25T09:30:00Z">
            <w:rPr/>
          </w:rPrChange>
        </w:rPr>
        <w:t>ups to add more variability to the game.</w:t>
      </w:r>
    </w:p>
    <w:p w14:paraId="0CC77AF7" w14:textId="5BC50755" w:rsidR="00370E9E" w:rsidRPr="00294D51" w:rsidRDefault="00370E9E" w:rsidP="00711B7D">
      <w:pPr>
        <w:rPr>
          <w:ins w:id="935" w:author="Michael John Marshall" w:date="2017-10-24T23:18:00Z"/>
          <w:sz w:val="22"/>
          <w:rPrChange w:id="936" w:author="Myles Adams" w:date="2017-10-25T09:30:00Z">
            <w:rPr>
              <w:ins w:id="937" w:author="Michael John Marshall" w:date="2017-10-24T23:18:00Z"/>
            </w:rPr>
          </w:rPrChange>
        </w:rPr>
      </w:pPr>
    </w:p>
    <w:p w14:paraId="5719EC86" w14:textId="77777777" w:rsidR="00294D51" w:rsidRDefault="00370E9E" w:rsidP="00711B7D">
      <w:pPr>
        <w:rPr>
          <w:ins w:id="938" w:author="Myles Adams" w:date="2017-10-25T09:36:00Z"/>
          <w:sz w:val="22"/>
        </w:rPr>
      </w:pPr>
      <w:ins w:id="939" w:author="Michael John Marshall" w:date="2017-10-24T23:18:00Z">
        <w:del w:id="940" w:author="Myles Adams" w:date="2017-10-25T09:33:00Z">
          <w:r w:rsidRPr="00294D51" w:rsidDel="00294D51">
            <w:rPr>
              <w:sz w:val="22"/>
              <w:rPrChange w:id="941" w:author="Myles Adams" w:date="2017-10-25T09:30:00Z">
                <w:rPr/>
              </w:rPrChange>
            </w:rPr>
            <w:delText>Add screenshot of Survey Monkey results?</w:delText>
          </w:r>
        </w:del>
      </w:ins>
      <w:ins w:id="942" w:author="Myles Adams" w:date="2017-10-25T09:33:00Z">
        <w:r w:rsidR="00294D51">
          <w:rPr>
            <w:sz w:val="22"/>
          </w:rPr>
          <w:t xml:space="preserve">The Survey Monkey results can be found here: </w:t>
        </w:r>
      </w:ins>
    </w:p>
    <w:p w14:paraId="30B72B29" w14:textId="1893A5CD" w:rsidR="00370E9E" w:rsidRDefault="00294D51" w:rsidP="00711B7D">
      <w:pPr>
        <w:rPr>
          <w:ins w:id="943" w:author="Myles Adams" w:date="2017-10-25T09:31:00Z"/>
          <w:sz w:val="22"/>
        </w:rPr>
      </w:pPr>
      <w:ins w:id="944" w:author="Myles Adams" w:date="2017-10-25T09:33:00Z">
        <w:r>
          <w:rPr>
            <w:sz w:val="22"/>
          </w:rPr>
          <w:fldChar w:fldCharType="begin"/>
        </w:r>
        <w:r>
          <w:rPr>
            <w:sz w:val="22"/>
          </w:rPr>
          <w:instrText xml:space="preserve"> HYPERLINK "</w:instrText>
        </w:r>
        <w:r w:rsidRPr="00294D51">
          <w:rPr>
            <w:sz w:val="22"/>
          </w:rPr>
          <w:instrText>https://www.surveymonkey.com/results/SM-639QJJ5D8/</w:instrText>
        </w:r>
        <w:r>
          <w:rPr>
            <w:sz w:val="22"/>
          </w:rPr>
          <w:instrText xml:space="preserve">" </w:instrText>
        </w:r>
        <w:r>
          <w:rPr>
            <w:sz w:val="22"/>
          </w:rPr>
          <w:fldChar w:fldCharType="separate"/>
        </w:r>
        <w:r w:rsidRPr="006760C0">
          <w:rPr>
            <w:rStyle w:val="Hyperlink"/>
            <w:sz w:val="22"/>
          </w:rPr>
          <w:t>https://www.surveymonkey.com/results/SM-639QJJ5D8/</w:t>
        </w:r>
        <w:r>
          <w:rPr>
            <w:sz w:val="22"/>
          </w:rPr>
          <w:fldChar w:fldCharType="end"/>
        </w:r>
        <w:r>
          <w:rPr>
            <w:sz w:val="22"/>
          </w:rPr>
          <w:t xml:space="preserve"> </w:t>
        </w:r>
      </w:ins>
    </w:p>
    <w:p w14:paraId="0BF61D6B" w14:textId="77777777" w:rsidR="00294D51" w:rsidDel="002F4853" w:rsidRDefault="00294D51" w:rsidP="00711B7D">
      <w:pPr>
        <w:rPr>
          <w:del w:id="945" w:author="Myles Adams" w:date="2017-10-25T09:33:00Z"/>
          <w:sz w:val="22"/>
        </w:rPr>
      </w:pPr>
    </w:p>
    <w:p w14:paraId="4A82F782" w14:textId="77777777" w:rsidR="002F4853" w:rsidRDefault="002F4853" w:rsidP="00711B7D">
      <w:pPr>
        <w:rPr>
          <w:ins w:id="946" w:author="Myles Adams" w:date="2017-10-25T09:50:00Z"/>
          <w:sz w:val="22"/>
        </w:rPr>
      </w:pPr>
    </w:p>
    <w:p w14:paraId="1D5E0461" w14:textId="77777777" w:rsidR="002F4853" w:rsidRDefault="002F4853" w:rsidP="00711B7D">
      <w:pPr>
        <w:rPr>
          <w:ins w:id="947" w:author="Myles Adams" w:date="2017-10-25T09:50:00Z"/>
          <w:sz w:val="22"/>
        </w:rPr>
      </w:pPr>
    </w:p>
    <w:p w14:paraId="3ADAC206" w14:textId="77777777" w:rsidR="002F4853" w:rsidRDefault="002F4853" w:rsidP="00711B7D">
      <w:pPr>
        <w:rPr>
          <w:ins w:id="948" w:author="Myles Adams" w:date="2017-10-25T09:50:00Z"/>
          <w:sz w:val="22"/>
        </w:rPr>
      </w:pPr>
    </w:p>
    <w:p w14:paraId="75523046" w14:textId="77777777" w:rsidR="002F4853" w:rsidRPr="00294D51" w:rsidRDefault="002F4853" w:rsidP="00711B7D">
      <w:pPr>
        <w:rPr>
          <w:ins w:id="949" w:author="Myles Adams" w:date="2017-10-25T09:50:00Z"/>
          <w:sz w:val="22"/>
          <w:rPrChange w:id="950" w:author="Myles Adams" w:date="2017-10-25T09:30:00Z">
            <w:rPr>
              <w:ins w:id="951" w:author="Myles Adams" w:date="2017-10-25T09:50:00Z"/>
            </w:rPr>
          </w:rPrChange>
        </w:rPr>
      </w:pPr>
    </w:p>
    <w:p w14:paraId="12876C58" w14:textId="77777777" w:rsidR="00423EB0" w:rsidRPr="00294D51" w:rsidRDefault="00423EB0" w:rsidP="00711B7D">
      <w:pPr>
        <w:rPr>
          <w:sz w:val="22"/>
          <w:rPrChange w:id="952" w:author="Myles Adams" w:date="2017-10-25T09:30:00Z">
            <w:rPr/>
          </w:rPrChange>
        </w:rPr>
      </w:pPr>
    </w:p>
    <w:p w14:paraId="0D8F8280" w14:textId="2A40882F" w:rsidR="00DB5BA4" w:rsidRPr="00294D51" w:rsidRDefault="00F00B2B" w:rsidP="0045073B">
      <w:pPr>
        <w:rPr>
          <w:b/>
          <w:i/>
          <w:sz w:val="22"/>
          <w:rPrChange w:id="953" w:author="Myles Adams" w:date="2017-10-25T09:30:00Z">
            <w:rPr>
              <w:b/>
            </w:rPr>
          </w:rPrChange>
        </w:rPr>
      </w:pPr>
      <w:r w:rsidRPr="00294D51">
        <w:rPr>
          <w:b/>
          <w:i/>
          <w:sz w:val="22"/>
          <w:rPrChange w:id="954" w:author="Myles Adams" w:date="2017-10-25T09:30:00Z">
            <w:rPr>
              <w:b/>
            </w:rPr>
          </w:rPrChange>
        </w:rPr>
        <w:lastRenderedPageBreak/>
        <w:t>A statement about any code/APIs you have sourced/used from the internet that is not your own</w:t>
      </w:r>
      <w:r w:rsidR="0045073B" w:rsidRPr="00294D51">
        <w:rPr>
          <w:b/>
          <w:i/>
          <w:sz w:val="22"/>
          <w:rPrChange w:id="955" w:author="Myles Adams" w:date="2017-10-25T09:30:00Z">
            <w:rPr>
              <w:b/>
            </w:rPr>
          </w:rPrChange>
        </w:rPr>
        <w:t>:</w:t>
      </w:r>
    </w:p>
    <w:p w14:paraId="4679BCF8" w14:textId="77777777" w:rsidR="00DB5BA4" w:rsidRPr="00294D51" w:rsidRDefault="00DB5BA4" w:rsidP="00DB5BA4">
      <w:pPr>
        <w:rPr>
          <w:b/>
          <w:sz w:val="22"/>
          <w:rPrChange w:id="956" w:author="Myles Adams" w:date="2017-10-25T09:30:00Z">
            <w:rPr>
              <w:b/>
            </w:rPr>
          </w:rPrChange>
        </w:rPr>
      </w:pPr>
    </w:p>
    <w:p w14:paraId="6BADDEAC" w14:textId="4041166E" w:rsidR="00B209F1" w:rsidRPr="00294D51" w:rsidRDefault="00B209F1" w:rsidP="00DB5BA4">
      <w:pPr>
        <w:rPr>
          <w:sz w:val="22"/>
          <w:rPrChange w:id="957" w:author="Myles Adams" w:date="2017-10-25T09:30:00Z">
            <w:rPr/>
          </w:rPrChange>
        </w:rPr>
      </w:pPr>
      <w:r w:rsidRPr="00294D51">
        <w:rPr>
          <w:sz w:val="22"/>
          <w:rPrChange w:id="958" w:author="Myles Adams" w:date="2017-10-25T09:30:00Z">
            <w:rPr/>
          </w:rPrChange>
        </w:rPr>
        <w:t>To complete this project, we sourced inspiration and understanding from a few YouTube tutorials.</w:t>
      </w:r>
      <w:del w:id="959" w:author="Michael John Marshall" w:date="2017-10-24T23:19:00Z">
        <w:r w:rsidRPr="00294D51" w:rsidDel="00370E9E">
          <w:rPr>
            <w:sz w:val="22"/>
            <w:rPrChange w:id="960" w:author="Myles Adams" w:date="2017-10-25T09:30:00Z">
              <w:rPr/>
            </w:rPrChange>
          </w:rPr>
          <w:delText xml:space="preserve"> </w:delText>
        </w:r>
      </w:del>
      <w:r w:rsidR="00993EBC" w:rsidRPr="00294D51">
        <w:rPr>
          <w:sz w:val="22"/>
          <w:rPrChange w:id="961" w:author="Myles Adams" w:date="2017-10-25T09:30:00Z">
            <w:rPr/>
          </w:rPrChange>
        </w:rPr>
        <w:t xml:space="preserve"> It is worth noting that whilst there may be an overlap in code from the tutorials, a lot of logic has been adapted to better suit our game.  These videos and tutorials can be found below:</w:t>
      </w:r>
    </w:p>
    <w:p w14:paraId="66197DC0" w14:textId="0700E55B" w:rsidR="00B209F1" w:rsidRPr="00294D51" w:rsidRDefault="001E040E" w:rsidP="00517454">
      <w:pPr>
        <w:pStyle w:val="ListParagraph"/>
        <w:numPr>
          <w:ilvl w:val="0"/>
          <w:numId w:val="2"/>
        </w:numPr>
        <w:rPr>
          <w:sz w:val="22"/>
          <w:rPrChange w:id="962" w:author="Myles Adams" w:date="2017-10-25T09:30:00Z">
            <w:rPr/>
          </w:rPrChange>
        </w:rPr>
      </w:pPr>
      <w:r w:rsidRPr="00294D51">
        <w:rPr>
          <w:sz w:val="22"/>
          <w:rPrChange w:id="963" w:author="Myles Adams" w:date="2017-10-25T09:30:00Z">
            <w:rPr/>
          </w:rPrChange>
        </w:rPr>
        <w:fldChar w:fldCharType="begin"/>
      </w:r>
      <w:r w:rsidRPr="00294D51">
        <w:rPr>
          <w:sz w:val="22"/>
          <w:rPrChange w:id="964" w:author="Myles Adams" w:date="2017-10-25T09:30:00Z">
            <w:rPr/>
          </w:rPrChange>
        </w:rPr>
        <w:instrText xml:space="preserve"> HYPERLINK "https://www.youtube.com/watch?v=EN29Vd_X4dY" </w:instrText>
      </w:r>
      <w:r w:rsidRPr="00294D51">
        <w:rPr>
          <w:sz w:val="22"/>
          <w:rPrChange w:id="965" w:author="Myles Adams" w:date="2017-10-25T09:30:00Z">
            <w:rPr>
              <w:rStyle w:val="Hyperlink"/>
            </w:rPr>
          </w:rPrChange>
        </w:rPr>
        <w:fldChar w:fldCharType="separate"/>
      </w:r>
      <w:r w:rsidR="00517454" w:rsidRPr="00294D51">
        <w:rPr>
          <w:rStyle w:val="Hyperlink"/>
          <w:sz w:val="22"/>
          <w:rPrChange w:id="966" w:author="Myles Adams" w:date="2017-10-25T09:30:00Z">
            <w:rPr>
              <w:rStyle w:val="Hyperlink"/>
            </w:rPr>
          </w:rPrChange>
        </w:rPr>
        <w:t>https://www.youtube.com/watch?v=EN29Vd_X4dY</w:t>
      </w:r>
      <w:r w:rsidRPr="00294D51">
        <w:rPr>
          <w:rStyle w:val="Hyperlink"/>
          <w:sz w:val="22"/>
          <w:rPrChange w:id="967" w:author="Myles Adams" w:date="2017-10-25T09:30:00Z">
            <w:rPr>
              <w:rStyle w:val="Hyperlink"/>
            </w:rPr>
          </w:rPrChange>
        </w:rPr>
        <w:fldChar w:fldCharType="end"/>
      </w:r>
      <w:r w:rsidR="00517454" w:rsidRPr="00294D51">
        <w:rPr>
          <w:sz w:val="22"/>
          <w:rPrChange w:id="968" w:author="Myles Adams" w:date="2017-10-25T09:30:00Z">
            <w:rPr/>
          </w:rPrChange>
        </w:rPr>
        <w:t xml:space="preserve"> </w:t>
      </w:r>
    </w:p>
    <w:p w14:paraId="7AFA0C68" w14:textId="5A09B7E9" w:rsidR="00B209F1" w:rsidRPr="00294D51" w:rsidRDefault="001E040E" w:rsidP="00517454">
      <w:pPr>
        <w:pStyle w:val="ListParagraph"/>
        <w:numPr>
          <w:ilvl w:val="0"/>
          <w:numId w:val="2"/>
        </w:numPr>
        <w:rPr>
          <w:sz w:val="22"/>
          <w:rPrChange w:id="969" w:author="Myles Adams" w:date="2017-10-25T09:30:00Z">
            <w:rPr/>
          </w:rPrChange>
        </w:rPr>
      </w:pPr>
      <w:r w:rsidRPr="00294D51">
        <w:rPr>
          <w:sz w:val="22"/>
          <w:rPrChange w:id="970" w:author="Myles Adams" w:date="2017-10-25T09:30:00Z">
            <w:rPr/>
          </w:rPrChange>
        </w:rPr>
        <w:fldChar w:fldCharType="begin"/>
      </w:r>
      <w:r w:rsidRPr="00294D51">
        <w:rPr>
          <w:sz w:val="22"/>
          <w:rPrChange w:id="971" w:author="Myles Adams" w:date="2017-10-25T09:30:00Z">
            <w:rPr/>
          </w:rPrChange>
        </w:rPr>
        <w:instrText xml:space="preserve"> HYPERLINK "https://www.youtube.com/watch?v=MiBtGy0rh00" </w:instrText>
      </w:r>
      <w:r w:rsidRPr="00294D51">
        <w:rPr>
          <w:sz w:val="22"/>
          <w:rPrChange w:id="972" w:author="Myles Adams" w:date="2017-10-25T09:30:00Z">
            <w:rPr>
              <w:rStyle w:val="Hyperlink"/>
            </w:rPr>
          </w:rPrChange>
        </w:rPr>
        <w:fldChar w:fldCharType="separate"/>
      </w:r>
      <w:r w:rsidR="00517454" w:rsidRPr="00294D51">
        <w:rPr>
          <w:rStyle w:val="Hyperlink"/>
          <w:sz w:val="22"/>
          <w:rPrChange w:id="973" w:author="Myles Adams" w:date="2017-10-25T09:30:00Z">
            <w:rPr>
              <w:rStyle w:val="Hyperlink"/>
            </w:rPr>
          </w:rPrChange>
        </w:rPr>
        <w:t>https://www.youtube.com/watch?v=MiBtGy0rh00</w:t>
      </w:r>
      <w:r w:rsidRPr="00294D51">
        <w:rPr>
          <w:rStyle w:val="Hyperlink"/>
          <w:sz w:val="22"/>
          <w:rPrChange w:id="974" w:author="Myles Adams" w:date="2017-10-25T09:30:00Z">
            <w:rPr>
              <w:rStyle w:val="Hyperlink"/>
            </w:rPr>
          </w:rPrChange>
        </w:rPr>
        <w:fldChar w:fldCharType="end"/>
      </w:r>
      <w:r w:rsidR="00517454" w:rsidRPr="00294D51">
        <w:rPr>
          <w:sz w:val="22"/>
          <w:rPrChange w:id="975" w:author="Myles Adams" w:date="2017-10-25T09:30:00Z">
            <w:rPr/>
          </w:rPrChange>
        </w:rPr>
        <w:t xml:space="preserve"> </w:t>
      </w:r>
    </w:p>
    <w:p w14:paraId="65BAF3EE" w14:textId="28F87D4D" w:rsidR="00B209F1" w:rsidRPr="00294D51" w:rsidRDefault="001E040E" w:rsidP="00517454">
      <w:pPr>
        <w:pStyle w:val="ListParagraph"/>
        <w:numPr>
          <w:ilvl w:val="0"/>
          <w:numId w:val="2"/>
        </w:numPr>
        <w:rPr>
          <w:sz w:val="22"/>
          <w:rPrChange w:id="976" w:author="Myles Adams" w:date="2017-10-25T09:30:00Z">
            <w:rPr/>
          </w:rPrChange>
        </w:rPr>
      </w:pPr>
      <w:r w:rsidRPr="00294D51">
        <w:rPr>
          <w:sz w:val="22"/>
          <w:rPrChange w:id="977" w:author="Myles Adams" w:date="2017-10-25T09:30:00Z">
            <w:rPr/>
          </w:rPrChange>
        </w:rPr>
        <w:fldChar w:fldCharType="begin"/>
      </w:r>
      <w:r w:rsidRPr="00294D51">
        <w:rPr>
          <w:sz w:val="22"/>
          <w:rPrChange w:id="978" w:author="Myles Adams" w:date="2017-10-25T09:30:00Z">
            <w:rPr/>
          </w:rPrChange>
        </w:rPr>
        <w:instrText xml:space="preserve"> HYPERLINK "https://unity3d.com/learn/tutorials/modules/beginner/live-training-archive/creating-a-breakout-game" </w:instrText>
      </w:r>
      <w:r w:rsidRPr="00294D51">
        <w:rPr>
          <w:sz w:val="22"/>
          <w:rPrChange w:id="979" w:author="Myles Adams" w:date="2017-10-25T09:30:00Z">
            <w:rPr>
              <w:rStyle w:val="Hyperlink"/>
            </w:rPr>
          </w:rPrChange>
        </w:rPr>
        <w:fldChar w:fldCharType="separate"/>
      </w:r>
      <w:r w:rsidR="00517454" w:rsidRPr="00294D51">
        <w:rPr>
          <w:rStyle w:val="Hyperlink"/>
          <w:sz w:val="22"/>
          <w:rPrChange w:id="980" w:author="Myles Adams" w:date="2017-10-25T09:30:00Z">
            <w:rPr>
              <w:rStyle w:val="Hyperlink"/>
            </w:rPr>
          </w:rPrChange>
        </w:rPr>
        <w:t>https://unity3d.com/learn/tutorials/modules/beginner/live-training-archive/creating-a-breakout-game</w:t>
      </w:r>
      <w:r w:rsidRPr="00294D51">
        <w:rPr>
          <w:rStyle w:val="Hyperlink"/>
          <w:sz w:val="22"/>
          <w:rPrChange w:id="981" w:author="Myles Adams" w:date="2017-10-25T09:30:00Z">
            <w:rPr>
              <w:rStyle w:val="Hyperlink"/>
            </w:rPr>
          </w:rPrChange>
        </w:rPr>
        <w:fldChar w:fldCharType="end"/>
      </w:r>
      <w:r w:rsidR="00517454" w:rsidRPr="00294D51">
        <w:rPr>
          <w:sz w:val="22"/>
          <w:rPrChange w:id="982" w:author="Myles Adams" w:date="2017-10-25T09:30:00Z">
            <w:rPr/>
          </w:rPrChange>
        </w:rPr>
        <w:t xml:space="preserve"> </w:t>
      </w:r>
    </w:p>
    <w:p w14:paraId="502CDEEE" w14:textId="57827B4C" w:rsidR="00B209F1" w:rsidRPr="00294D51" w:rsidRDefault="001E040E" w:rsidP="00517454">
      <w:pPr>
        <w:pStyle w:val="ListParagraph"/>
        <w:numPr>
          <w:ilvl w:val="0"/>
          <w:numId w:val="2"/>
        </w:numPr>
        <w:rPr>
          <w:sz w:val="22"/>
          <w:rPrChange w:id="983" w:author="Myles Adams" w:date="2017-10-25T09:30:00Z">
            <w:rPr/>
          </w:rPrChange>
        </w:rPr>
      </w:pPr>
      <w:r w:rsidRPr="00294D51">
        <w:rPr>
          <w:sz w:val="22"/>
          <w:rPrChange w:id="984" w:author="Myles Adams" w:date="2017-10-25T09:30:00Z">
            <w:rPr/>
          </w:rPrChange>
        </w:rPr>
        <w:fldChar w:fldCharType="begin"/>
      </w:r>
      <w:r w:rsidRPr="00294D51">
        <w:rPr>
          <w:sz w:val="22"/>
          <w:rPrChange w:id="985" w:author="Myles Adams" w:date="2017-10-25T09:30:00Z">
            <w:rPr/>
          </w:rPrChange>
        </w:rPr>
        <w:instrText xml:space="preserve"> HYPERLINK "https://unity3d.com/learn/tutorials/topics/user-interface-ui/creating-main-menu" </w:instrText>
      </w:r>
      <w:r w:rsidRPr="00294D51">
        <w:rPr>
          <w:sz w:val="22"/>
          <w:rPrChange w:id="986" w:author="Myles Adams" w:date="2017-10-25T09:30:00Z">
            <w:rPr>
              <w:rStyle w:val="Hyperlink"/>
            </w:rPr>
          </w:rPrChange>
        </w:rPr>
        <w:fldChar w:fldCharType="separate"/>
      </w:r>
      <w:r w:rsidR="00517454" w:rsidRPr="00294D51">
        <w:rPr>
          <w:rStyle w:val="Hyperlink"/>
          <w:sz w:val="22"/>
          <w:rPrChange w:id="987" w:author="Myles Adams" w:date="2017-10-25T09:30:00Z">
            <w:rPr>
              <w:rStyle w:val="Hyperlink"/>
            </w:rPr>
          </w:rPrChange>
        </w:rPr>
        <w:t>https://unity3d.com/learn/tutorials/topics/user-interface-ui/creating-main-menu</w:t>
      </w:r>
      <w:r w:rsidRPr="00294D51">
        <w:rPr>
          <w:rStyle w:val="Hyperlink"/>
          <w:sz w:val="22"/>
          <w:rPrChange w:id="988" w:author="Myles Adams" w:date="2017-10-25T09:30:00Z">
            <w:rPr>
              <w:rStyle w:val="Hyperlink"/>
            </w:rPr>
          </w:rPrChange>
        </w:rPr>
        <w:fldChar w:fldCharType="end"/>
      </w:r>
    </w:p>
    <w:p w14:paraId="0BF7BCEB" w14:textId="77777777" w:rsidR="00517454" w:rsidRPr="00294D51" w:rsidRDefault="00517454" w:rsidP="00B209F1">
      <w:pPr>
        <w:rPr>
          <w:sz w:val="22"/>
          <w:rPrChange w:id="989" w:author="Myles Adams" w:date="2017-10-25T09:30:00Z">
            <w:rPr/>
          </w:rPrChange>
        </w:rPr>
      </w:pPr>
    </w:p>
    <w:p w14:paraId="43C0E448" w14:textId="06B4CF76" w:rsidR="00517454" w:rsidRPr="00294D51" w:rsidRDefault="00517454" w:rsidP="00B209F1">
      <w:pPr>
        <w:rPr>
          <w:sz w:val="22"/>
          <w:rPrChange w:id="990" w:author="Myles Adams" w:date="2017-10-25T09:30:00Z">
            <w:rPr/>
          </w:rPrChange>
        </w:rPr>
      </w:pPr>
      <w:r w:rsidRPr="00294D51">
        <w:rPr>
          <w:sz w:val="22"/>
          <w:rPrChange w:id="991" w:author="Myles Adams" w:date="2017-10-25T09:30:00Z">
            <w:rPr/>
          </w:rPrChange>
        </w:rPr>
        <w:t xml:space="preserve">Additionally, we sourced our </w:t>
      </w:r>
      <w:del w:id="992" w:author="Michael John Marshall" w:date="2017-10-24T23:19:00Z">
        <w:r w:rsidRPr="00294D51" w:rsidDel="00370E9E">
          <w:rPr>
            <w:sz w:val="22"/>
            <w:rPrChange w:id="993" w:author="Myles Adams" w:date="2017-10-25T09:30:00Z">
              <w:rPr/>
            </w:rPrChange>
          </w:rPr>
          <w:delText>menu</w:delText>
        </w:r>
      </w:del>
      <w:ins w:id="994" w:author="Michael John Marshall" w:date="2017-10-24T23:19:00Z">
        <w:r w:rsidR="00370E9E" w:rsidRPr="00294D51">
          <w:rPr>
            <w:sz w:val="22"/>
            <w:rPrChange w:id="995" w:author="Myles Adams" w:date="2017-10-25T09:30:00Z">
              <w:rPr/>
            </w:rPrChange>
          </w:rPr>
          <w:t>game music</w:t>
        </w:r>
      </w:ins>
      <w:del w:id="996" w:author="Michael John Marshall" w:date="2017-10-24T23:19:00Z">
        <w:r w:rsidRPr="00294D51" w:rsidDel="00370E9E">
          <w:rPr>
            <w:sz w:val="22"/>
            <w:rPrChange w:id="997" w:author="Myles Adams" w:date="2017-10-25T09:30:00Z">
              <w:rPr/>
            </w:rPrChange>
          </w:rPr>
          <w:delText>, level</w:delText>
        </w:r>
      </w:del>
      <w:r w:rsidRPr="00294D51">
        <w:rPr>
          <w:sz w:val="22"/>
          <w:rPrChange w:id="998" w:author="Myles Adams" w:date="2017-10-25T09:30:00Z">
            <w:rPr/>
          </w:rPrChange>
        </w:rPr>
        <w:t>, magnet</w:t>
      </w:r>
      <w:ins w:id="999" w:author="Michael John Marshall" w:date="2017-10-24T23:20:00Z">
        <w:r w:rsidR="00370E9E" w:rsidRPr="00294D51">
          <w:rPr>
            <w:sz w:val="22"/>
            <w:rPrChange w:id="1000" w:author="Myles Adams" w:date="2017-10-25T09:30:00Z">
              <w:rPr/>
            </w:rPrChange>
          </w:rPr>
          <w:t xml:space="preserve"> SFX</w:t>
        </w:r>
      </w:ins>
      <w:r w:rsidRPr="00294D51">
        <w:rPr>
          <w:sz w:val="22"/>
          <w:rPrChange w:id="1001" w:author="Myles Adams" w:date="2017-10-25T09:30:00Z">
            <w:rPr/>
          </w:rPrChange>
        </w:rPr>
        <w:t xml:space="preserve"> and power-ball </w:t>
      </w:r>
      <w:ins w:id="1002" w:author="Michael John Marshall" w:date="2017-10-24T23:20:00Z">
        <w:r w:rsidR="00370E9E" w:rsidRPr="00294D51">
          <w:rPr>
            <w:sz w:val="22"/>
            <w:rPrChange w:id="1003" w:author="Myles Adams" w:date="2017-10-25T09:30:00Z">
              <w:rPr/>
            </w:rPrChange>
          </w:rPr>
          <w:t>SFX</w:t>
        </w:r>
      </w:ins>
      <w:ins w:id="1004" w:author="Myles Adams" w:date="2017-10-25T09:31:00Z">
        <w:r w:rsidR="00294D51">
          <w:rPr>
            <w:sz w:val="22"/>
          </w:rPr>
          <w:t xml:space="preserve"> </w:t>
        </w:r>
      </w:ins>
      <w:del w:id="1005" w:author="Michael John Marshall" w:date="2017-10-24T23:19:00Z">
        <w:r w:rsidRPr="00294D51" w:rsidDel="00370E9E">
          <w:rPr>
            <w:sz w:val="22"/>
            <w:rPrChange w:id="1006" w:author="Myles Adams" w:date="2017-10-25T09:30:00Z">
              <w:rPr/>
            </w:rPrChange>
          </w:rPr>
          <w:delText xml:space="preserve">music </w:delText>
        </w:r>
      </w:del>
      <w:r w:rsidRPr="00294D51">
        <w:rPr>
          <w:sz w:val="22"/>
          <w:rPrChange w:id="1007" w:author="Myles Adams" w:date="2017-10-25T09:30:00Z">
            <w:rPr/>
          </w:rPrChange>
        </w:rPr>
        <w:t>from:</w:t>
      </w:r>
      <w:del w:id="1008" w:author="Michael John Marshall" w:date="2017-10-24T23:20:00Z">
        <w:r w:rsidRPr="00294D51" w:rsidDel="00370E9E">
          <w:rPr>
            <w:sz w:val="22"/>
            <w:rPrChange w:id="1009" w:author="Myles Adams" w:date="2017-10-25T09:30:00Z">
              <w:rPr/>
            </w:rPrChange>
          </w:rPr>
          <w:delText xml:space="preserve"> </w:delText>
        </w:r>
      </w:del>
    </w:p>
    <w:p w14:paraId="57A1FB1A" w14:textId="63D458C9" w:rsidR="00B209F1" w:rsidRPr="00294D51" w:rsidRDefault="001E040E" w:rsidP="00517454">
      <w:pPr>
        <w:pStyle w:val="ListParagraph"/>
        <w:numPr>
          <w:ilvl w:val="0"/>
          <w:numId w:val="6"/>
        </w:numPr>
        <w:rPr>
          <w:sz w:val="22"/>
          <w:rPrChange w:id="1010" w:author="Myles Adams" w:date="2017-10-25T09:30:00Z">
            <w:rPr/>
          </w:rPrChange>
        </w:rPr>
      </w:pPr>
      <w:r w:rsidRPr="00294D51">
        <w:rPr>
          <w:sz w:val="22"/>
          <w:rPrChange w:id="1011" w:author="Myles Adams" w:date="2017-10-25T09:30:00Z">
            <w:rPr/>
          </w:rPrChange>
        </w:rPr>
        <w:fldChar w:fldCharType="begin"/>
      </w:r>
      <w:r w:rsidRPr="00294D51">
        <w:rPr>
          <w:sz w:val="22"/>
          <w:rPrChange w:id="1012" w:author="Myles Adams" w:date="2017-10-25T09:30:00Z">
            <w:rPr/>
          </w:rPrChange>
        </w:rPr>
        <w:instrText xml:space="preserve"> HYPERLINK "http://www.bensound.com" </w:instrText>
      </w:r>
      <w:r w:rsidRPr="00294D51">
        <w:rPr>
          <w:sz w:val="22"/>
          <w:rPrChange w:id="1013" w:author="Myles Adams" w:date="2017-10-25T09:30:00Z">
            <w:rPr>
              <w:rStyle w:val="Hyperlink"/>
            </w:rPr>
          </w:rPrChange>
        </w:rPr>
        <w:fldChar w:fldCharType="separate"/>
      </w:r>
      <w:r w:rsidR="00517454" w:rsidRPr="00294D51">
        <w:rPr>
          <w:rStyle w:val="Hyperlink"/>
          <w:sz w:val="22"/>
          <w:rPrChange w:id="1014" w:author="Myles Adams" w:date="2017-10-25T09:30:00Z">
            <w:rPr>
              <w:rStyle w:val="Hyperlink"/>
            </w:rPr>
          </w:rPrChange>
        </w:rPr>
        <w:t>www.bensound.com</w:t>
      </w:r>
      <w:r w:rsidRPr="00294D51">
        <w:rPr>
          <w:rStyle w:val="Hyperlink"/>
          <w:sz w:val="22"/>
          <w:rPrChange w:id="1015" w:author="Myles Adams" w:date="2017-10-25T09:30:00Z">
            <w:rPr>
              <w:rStyle w:val="Hyperlink"/>
            </w:rPr>
          </w:rPrChange>
        </w:rPr>
        <w:fldChar w:fldCharType="end"/>
      </w:r>
    </w:p>
    <w:p w14:paraId="53594705" w14:textId="5FF20AFF" w:rsidR="00517454" w:rsidRPr="00294D51" w:rsidRDefault="001E040E" w:rsidP="00517454">
      <w:pPr>
        <w:pStyle w:val="ListParagraph"/>
        <w:numPr>
          <w:ilvl w:val="0"/>
          <w:numId w:val="6"/>
        </w:numPr>
        <w:rPr>
          <w:sz w:val="22"/>
          <w:rPrChange w:id="1016" w:author="Myles Adams" w:date="2017-10-25T09:30:00Z">
            <w:rPr/>
          </w:rPrChange>
        </w:rPr>
      </w:pPr>
      <w:r w:rsidRPr="00294D51">
        <w:rPr>
          <w:sz w:val="22"/>
          <w:rPrChange w:id="1017" w:author="Myles Adams" w:date="2017-10-25T09:30:00Z">
            <w:rPr/>
          </w:rPrChange>
        </w:rPr>
        <w:fldChar w:fldCharType="begin"/>
      </w:r>
      <w:r w:rsidRPr="00294D51">
        <w:rPr>
          <w:sz w:val="22"/>
          <w:rPrChange w:id="1018" w:author="Myles Adams" w:date="2017-10-25T09:30:00Z">
            <w:rPr/>
          </w:rPrChange>
        </w:rPr>
        <w:instrText xml:space="preserve"> HYPERLINK "https://www.youtube.com/watch?v=QEyEs9NqLEQ" </w:instrText>
      </w:r>
      <w:r w:rsidRPr="00294D51">
        <w:rPr>
          <w:sz w:val="22"/>
          <w:rPrChange w:id="1019" w:author="Myles Adams" w:date="2017-10-25T09:30:00Z">
            <w:rPr>
              <w:rStyle w:val="Hyperlink"/>
            </w:rPr>
          </w:rPrChange>
        </w:rPr>
        <w:fldChar w:fldCharType="separate"/>
      </w:r>
      <w:r w:rsidR="00517454" w:rsidRPr="00294D51">
        <w:rPr>
          <w:rStyle w:val="Hyperlink"/>
          <w:sz w:val="22"/>
          <w:rPrChange w:id="1020" w:author="Myles Adams" w:date="2017-10-25T09:30:00Z">
            <w:rPr>
              <w:rStyle w:val="Hyperlink"/>
            </w:rPr>
          </w:rPrChange>
        </w:rPr>
        <w:t>https://www.youtube.com/watch?v=QEyEs9NqLEQ</w:t>
      </w:r>
      <w:r w:rsidRPr="00294D51">
        <w:rPr>
          <w:rStyle w:val="Hyperlink"/>
          <w:sz w:val="22"/>
          <w:rPrChange w:id="1021" w:author="Myles Adams" w:date="2017-10-25T09:30:00Z">
            <w:rPr>
              <w:rStyle w:val="Hyperlink"/>
            </w:rPr>
          </w:rPrChange>
        </w:rPr>
        <w:fldChar w:fldCharType="end"/>
      </w:r>
      <w:r w:rsidR="00517454" w:rsidRPr="00294D51">
        <w:rPr>
          <w:sz w:val="22"/>
          <w:rPrChange w:id="1022" w:author="Myles Adams" w:date="2017-10-25T09:30:00Z">
            <w:rPr/>
          </w:rPrChange>
        </w:rPr>
        <w:t xml:space="preserve"> </w:t>
      </w:r>
    </w:p>
    <w:p w14:paraId="645F10A0" w14:textId="41B10CB3" w:rsidR="00517454" w:rsidRPr="00294D51" w:rsidRDefault="001E040E" w:rsidP="00517454">
      <w:pPr>
        <w:pStyle w:val="ListParagraph"/>
        <w:numPr>
          <w:ilvl w:val="0"/>
          <w:numId w:val="6"/>
        </w:numPr>
        <w:rPr>
          <w:sz w:val="22"/>
          <w:rPrChange w:id="1023" w:author="Myles Adams" w:date="2017-10-25T09:30:00Z">
            <w:rPr/>
          </w:rPrChange>
        </w:rPr>
      </w:pPr>
      <w:r w:rsidRPr="00294D51">
        <w:rPr>
          <w:sz w:val="22"/>
          <w:rPrChange w:id="1024" w:author="Myles Adams" w:date="2017-10-25T09:30:00Z">
            <w:rPr/>
          </w:rPrChange>
        </w:rPr>
        <w:fldChar w:fldCharType="begin"/>
      </w:r>
      <w:r w:rsidRPr="00294D51">
        <w:rPr>
          <w:sz w:val="22"/>
          <w:rPrChange w:id="1025" w:author="Myles Adams" w:date="2017-10-25T09:30:00Z">
            <w:rPr/>
          </w:rPrChange>
        </w:rPr>
        <w:instrText xml:space="preserve"> HYPERLINK "https://www.youtube.com/watch?v=XGRhb4z526Y" </w:instrText>
      </w:r>
      <w:r w:rsidRPr="00294D51">
        <w:rPr>
          <w:sz w:val="22"/>
          <w:rPrChange w:id="1026" w:author="Myles Adams" w:date="2017-10-25T09:30:00Z">
            <w:rPr>
              <w:rStyle w:val="Hyperlink"/>
            </w:rPr>
          </w:rPrChange>
        </w:rPr>
        <w:fldChar w:fldCharType="separate"/>
      </w:r>
      <w:r w:rsidR="00517454" w:rsidRPr="00294D51">
        <w:rPr>
          <w:rStyle w:val="Hyperlink"/>
          <w:sz w:val="22"/>
          <w:rPrChange w:id="1027" w:author="Myles Adams" w:date="2017-10-25T09:30:00Z">
            <w:rPr>
              <w:rStyle w:val="Hyperlink"/>
            </w:rPr>
          </w:rPrChange>
        </w:rPr>
        <w:t>https://www.youtube.com/watch?v=XGRhb4z526Y</w:t>
      </w:r>
      <w:r w:rsidRPr="00294D51">
        <w:rPr>
          <w:rStyle w:val="Hyperlink"/>
          <w:sz w:val="22"/>
          <w:rPrChange w:id="1028" w:author="Myles Adams" w:date="2017-10-25T09:30:00Z">
            <w:rPr>
              <w:rStyle w:val="Hyperlink"/>
            </w:rPr>
          </w:rPrChange>
        </w:rPr>
        <w:fldChar w:fldCharType="end"/>
      </w:r>
      <w:r w:rsidR="00517454" w:rsidRPr="00294D51">
        <w:rPr>
          <w:sz w:val="22"/>
          <w:rPrChange w:id="1029" w:author="Myles Adams" w:date="2017-10-25T09:30:00Z">
            <w:rPr/>
          </w:rPrChange>
        </w:rPr>
        <w:t xml:space="preserve"> </w:t>
      </w:r>
    </w:p>
    <w:p w14:paraId="43C5D4F4" w14:textId="2E0DC2C3" w:rsidR="00517454" w:rsidRPr="00294D51" w:rsidRDefault="00517454" w:rsidP="00B209F1">
      <w:pPr>
        <w:rPr>
          <w:b/>
          <w:sz w:val="22"/>
          <w:rPrChange w:id="1030" w:author="Myles Adams" w:date="2017-10-25T09:30:00Z">
            <w:rPr>
              <w:b/>
            </w:rPr>
          </w:rPrChange>
        </w:rPr>
      </w:pPr>
      <w:r w:rsidRPr="00294D51">
        <w:rPr>
          <w:b/>
          <w:sz w:val="22"/>
          <w:rPrChange w:id="1031" w:author="Myles Adams" w:date="2017-10-25T09:30:00Z">
            <w:rPr>
              <w:b/>
            </w:rPr>
          </w:rPrChange>
        </w:rPr>
        <w:t xml:space="preserve"> </w:t>
      </w:r>
    </w:p>
    <w:p w14:paraId="70A4E85D" w14:textId="197CA62E" w:rsidR="00640D56" w:rsidRPr="00294D51" w:rsidDel="00640D56" w:rsidRDefault="00640D56" w:rsidP="00640D56">
      <w:pPr>
        <w:rPr>
          <w:del w:id="1032" w:author="Myles Adams" w:date="2017-10-24T22:06:00Z"/>
          <w:b/>
          <w:sz w:val="22"/>
          <w:rPrChange w:id="1033" w:author="Myles Adams" w:date="2017-10-25T09:30:00Z">
            <w:rPr>
              <w:del w:id="1034" w:author="Myles Adams" w:date="2017-10-24T22:06:00Z"/>
              <w:b/>
            </w:rPr>
          </w:rPrChange>
        </w:rPr>
      </w:pPr>
      <w:moveToRangeStart w:id="1035" w:author="Myles Adams" w:date="2017-10-24T22:06:00Z" w:name="move370502138"/>
      <w:moveTo w:id="1036" w:author="Myles Adams" w:date="2017-10-24T22:06:00Z">
        <w:r w:rsidRPr="00294D51">
          <w:rPr>
            <w:sz w:val="22"/>
            <w:rPrChange w:id="1037" w:author="Myles Adams" w:date="2017-10-25T09:30:00Z">
              <w:rPr/>
            </w:rPrChange>
          </w:rPr>
          <w:t xml:space="preserve">We also reused some code created or given to us during tutorials (i.e. </w:t>
        </w:r>
      </w:moveTo>
      <w:ins w:id="1038" w:author="Michael John Marshall" w:date="2017-10-24T23:20:00Z">
        <w:r w:rsidR="000B7715" w:rsidRPr="00294D51">
          <w:rPr>
            <w:sz w:val="22"/>
            <w:rPrChange w:id="1039" w:author="Myles Adams" w:date="2017-10-25T09:30:00Z">
              <w:rPr/>
            </w:rPrChange>
          </w:rPr>
          <w:t>P</w:t>
        </w:r>
      </w:ins>
      <w:moveTo w:id="1040" w:author="Myles Adams" w:date="2017-10-24T22:06:00Z">
        <w:del w:id="1041" w:author="Michael John Marshall" w:date="2017-10-24T23:20:00Z">
          <w:r w:rsidRPr="00294D51" w:rsidDel="000B7715">
            <w:rPr>
              <w:sz w:val="22"/>
              <w:rPrChange w:id="1042" w:author="Myles Adams" w:date="2017-10-25T09:30:00Z">
                <w:rPr/>
              </w:rPrChange>
            </w:rPr>
            <w:delText>p</w:delText>
          </w:r>
        </w:del>
        <w:r w:rsidRPr="00294D51">
          <w:rPr>
            <w:sz w:val="22"/>
            <w:rPrChange w:id="1043" w:author="Myles Adams" w:date="2017-10-25T09:30:00Z">
              <w:rPr/>
            </w:rPrChange>
          </w:rPr>
          <w:t>hong shader and particle</w:t>
        </w:r>
      </w:moveTo>
      <w:ins w:id="1044" w:author="Michael John Marshall" w:date="2017-10-24T23:20:00Z">
        <w:r w:rsidR="000B7715" w:rsidRPr="00294D51">
          <w:rPr>
            <w:sz w:val="22"/>
            <w:rPrChange w:id="1045" w:author="Myles Adams" w:date="2017-10-25T09:30:00Z">
              <w:rPr/>
            </w:rPrChange>
          </w:rPr>
          <w:t>-</w:t>
        </w:r>
      </w:ins>
      <w:moveTo w:id="1046" w:author="Myles Adams" w:date="2017-10-24T22:06:00Z">
        <w:del w:id="1047" w:author="Michael John Marshall" w:date="2017-10-24T23:20:00Z">
          <w:r w:rsidRPr="00294D51" w:rsidDel="000B7715">
            <w:rPr>
              <w:sz w:val="22"/>
              <w:rPrChange w:id="1048" w:author="Myles Adams" w:date="2017-10-25T09:30:00Z">
                <w:rPr/>
              </w:rPrChange>
            </w:rPr>
            <w:delText xml:space="preserve"> </w:delText>
          </w:r>
        </w:del>
        <w:r w:rsidRPr="00294D51">
          <w:rPr>
            <w:sz w:val="22"/>
            <w:rPrChange w:id="1049" w:author="Myles Adams" w:date="2017-10-25T09:30:00Z">
              <w:rPr/>
            </w:rPrChange>
          </w:rPr>
          <w:t>outside</w:t>
        </w:r>
      </w:moveTo>
      <w:ins w:id="1050" w:author="Michael John Marshall" w:date="2017-10-24T23:20:00Z">
        <w:r w:rsidR="000B7715" w:rsidRPr="00294D51">
          <w:rPr>
            <w:sz w:val="22"/>
            <w:rPrChange w:id="1051" w:author="Myles Adams" w:date="2017-10-25T09:30:00Z">
              <w:rPr/>
            </w:rPrChange>
          </w:rPr>
          <w:t>-</w:t>
        </w:r>
      </w:ins>
      <w:moveTo w:id="1052" w:author="Myles Adams" w:date="2017-10-24T22:06:00Z">
        <w:del w:id="1053" w:author="Michael John Marshall" w:date="2017-10-24T23:20:00Z">
          <w:r w:rsidRPr="00294D51" w:rsidDel="000B7715">
            <w:rPr>
              <w:sz w:val="22"/>
              <w:rPrChange w:id="1054" w:author="Myles Adams" w:date="2017-10-25T09:30:00Z">
                <w:rPr/>
              </w:rPrChange>
            </w:rPr>
            <w:delText xml:space="preserve"> </w:delText>
          </w:r>
        </w:del>
        <w:r w:rsidRPr="00294D51">
          <w:rPr>
            <w:sz w:val="22"/>
            <w:rPrChange w:id="1055" w:author="Myles Adams" w:date="2017-10-25T09:30:00Z">
              <w:rPr/>
            </w:rPrChange>
          </w:rPr>
          <w:t>of</w:t>
        </w:r>
      </w:moveTo>
      <w:ins w:id="1056" w:author="Michael John Marshall" w:date="2017-10-24T23:20:00Z">
        <w:r w:rsidR="000B7715" w:rsidRPr="00294D51">
          <w:rPr>
            <w:sz w:val="22"/>
            <w:rPrChange w:id="1057" w:author="Myles Adams" w:date="2017-10-25T09:30:00Z">
              <w:rPr/>
            </w:rPrChange>
          </w:rPr>
          <w:t>-</w:t>
        </w:r>
      </w:ins>
      <w:moveTo w:id="1058" w:author="Myles Adams" w:date="2017-10-24T22:06:00Z">
        <w:del w:id="1059" w:author="Michael John Marshall" w:date="2017-10-24T23:20:00Z">
          <w:r w:rsidRPr="00294D51" w:rsidDel="000B7715">
            <w:rPr>
              <w:sz w:val="22"/>
              <w:rPrChange w:id="1060" w:author="Myles Adams" w:date="2017-10-25T09:30:00Z">
                <w:rPr/>
              </w:rPrChange>
            </w:rPr>
            <w:delText xml:space="preserve"> </w:delText>
          </w:r>
        </w:del>
        <w:r w:rsidRPr="00294D51">
          <w:rPr>
            <w:sz w:val="22"/>
            <w:rPrChange w:id="1061" w:author="Myles Adams" w:date="2017-10-25T09:30:00Z">
              <w:rPr/>
            </w:rPrChange>
          </w:rPr>
          <w:t>screen death scripts.</w:t>
        </w:r>
      </w:moveTo>
      <w:ins w:id="1062" w:author="Michael John Marshall" w:date="2017-10-24T23:20:00Z">
        <w:r w:rsidR="000B7715" w:rsidRPr="00294D51">
          <w:rPr>
            <w:sz w:val="22"/>
            <w:rPrChange w:id="1063" w:author="Myles Adams" w:date="2017-10-25T09:30:00Z">
              <w:rPr/>
            </w:rPrChange>
          </w:rPr>
          <w:t>)</w:t>
        </w:r>
      </w:ins>
    </w:p>
    <w:moveToRangeEnd w:id="1035"/>
    <w:p w14:paraId="4C9AFB3B" w14:textId="77777777" w:rsidR="00640D56" w:rsidRPr="00294D51" w:rsidRDefault="00640D56" w:rsidP="00553D59">
      <w:pPr>
        <w:rPr>
          <w:ins w:id="1064" w:author="Myles Adams" w:date="2017-10-24T22:06:00Z"/>
          <w:sz w:val="22"/>
          <w:rPrChange w:id="1065" w:author="Myles Adams" w:date="2017-10-25T09:30:00Z">
            <w:rPr>
              <w:ins w:id="1066" w:author="Myles Adams" w:date="2017-10-24T22:06:00Z"/>
            </w:rPr>
          </w:rPrChange>
        </w:rPr>
      </w:pPr>
    </w:p>
    <w:p w14:paraId="01732123" w14:textId="77777777" w:rsidR="00640D56" w:rsidRPr="00294D51" w:rsidRDefault="00640D56" w:rsidP="00553D59">
      <w:pPr>
        <w:rPr>
          <w:ins w:id="1067" w:author="Myles Adams" w:date="2017-10-24T22:07:00Z"/>
          <w:sz w:val="22"/>
          <w:rPrChange w:id="1068" w:author="Myles Adams" w:date="2017-10-25T09:30:00Z">
            <w:rPr>
              <w:ins w:id="1069" w:author="Myles Adams" w:date="2017-10-24T22:07:00Z"/>
            </w:rPr>
          </w:rPrChange>
        </w:rPr>
      </w:pPr>
    </w:p>
    <w:p w14:paraId="743DD412" w14:textId="77777777" w:rsidR="00294D51" w:rsidRPr="00294D51" w:rsidRDefault="00517454">
      <w:pPr>
        <w:rPr>
          <w:ins w:id="1070" w:author="Myles Adams" w:date="2017-10-25T09:36:00Z"/>
          <w:sz w:val="22"/>
          <w:rPrChange w:id="1071" w:author="Myles Adams" w:date="2017-10-25T09:36:00Z">
            <w:rPr>
              <w:ins w:id="1072" w:author="Myles Adams" w:date="2017-10-25T09:36:00Z"/>
            </w:rPr>
          </w:rPrChange>
        </w:rPr>
      </w:pPr>
      <w:r w:rsidRPr="00294D51">
        <w:rPr>
          <w:sz w:val="22"/>
          <w:rPrChange w:id="1073" w:author="Myles Adams" w:date="2017-10-25T09:36:00Z">
            <w:rPr/>
          </w:rPrChange>
        </w:rPr>
        <w:t xml:space="preserve">Finally, the background image and particle system </w:t>
      </w:r>
      <w:ins w:id="1074" w:author="Michael John Marshall" w:date="2017-10-24T23:20:00Z">
        <w:r w:rsidR="000B7715" w:rsidRPr="00294D51">
          <w:rPr>
            <w:sz w:val="22"/>
            <w:rPrChange w:id="1075" w:author="Myles Adams" w:date="2017-10-25T09:36:00Z">
              <w:rPr/>
            </w:rPrChange>
          </w:rPr>
          <w:t>was</w:t>
        </w:r>
      </w:ins>
      <w:ins w:id="1076" w:author="Myles Adams" w:date="2017-10-25T09:29:00Z">
        <w:r w:rsidR="00294D51" w:rsidRPr="00294D51">
          <w:rPr>
            <w:sz w:val="22"/>
            <w:rPrChange w:id="1077" w:author="Myles Adams" w:date="2017-10-25T09:36:00Z">
              <w:rPr/>
            </w:rPrChange>
          </w:rPr>
          <w:t xml:space="preserve"> </w:t>
        </w:r>
      </w:ins>
      <w:del w:id="1078" w:author="Michael John Marshall" w:date="2017-10-24T23:20:00Z">
        <w:r w:rsidRPr="00294D51" w:rsidDel="000B7715">
          <w:rPr>
            <w:sz w:val="22"/>
            <w:rPrChange w:id="1079" w:author="Myles Adams" w:date="2017-10-25T09:36:00Z">
              <w:rPr/>
            </w:rPrChange>
          </w:rPr>
          <w:delText xml:space="preserve">from </w:delText>
        </w:r>
      </w:del>
      <w:r w:rsidRPr="00294D51">
        <w:rPr>
          <w:sz w:val="22"/>
          <w:rPrChange w:id="1080" w:author="Myles Adams" w:date="2017-10-25T09:36:00Z">
            <w:rPr/>
          </w:rPrChange>
        </w:rPr>
        <w:t>downloaded from Unity’s Asset store</w:t>
      </w:r>
      <w:ins w:id="1081" w:author="Michael John Marshall" w:date="2017-10-24T23:20:00Z">
        <w:r w:rsidR="000B7715" w:rsidRPr="00294D51">
          <w:rPr>
            <w:sz w:val="22"/>
            <w:rPrChange w:id="1082" w:author="Myles Adams" w:date="2017-10-25T09:36:00Z">
              <w:rPr/>
            </w:rPrChange>
          </w:rPr>
          <w:t xml:space="preserve"> at: </w:t>
        </w:r>
      </w:ins>
    </w:p>
    <w:p w14:paraId="193E5C72" w14:textId="02FDA49D" w:rsidR="00F00B2B" w:rsidRPr="00294D51" w:rsidRDefault="00517454">
      <w:pPr>
        <w:pStyle w:val="ListParagraph"/>
        <w:numPr>
          <w:ilvl w:val="0"/>
          <w:numId w:val="8"/>
        </w:numPr>
        <w:rPr>
          <w:ins w:id="1083" w:author="Michael Marshall" w:date="2017-10-13T16:42:00Z"/>
          <w:sz w:val="22"/>
          <w:rPrChange w:id="1084" w:author="Myles Adams" w:date="2017-10-25T09:36:00Z">
            <w:rPr>
              <w:ins w:id="1085" w:author="Michael Marshall" w:date="2017-10-13T16:42:00Z"/>
            </w:rPr>
          </w:rPrChange>
        </w:rPr>
        <w:pPrChange w:id="1086" w:author="Myles Adams" w:date="2017-10-25T09:36:00Z">
          <w:pPr/>
        </w:pPrChange>
      </w:pPr>
      <w:del w:id="1087" w:author="Michael John Marshall" w:date="2017-10-24T23:20:00Z">
        <w:r w:rsidRPr="00294D51" w:rsidDel="000B7715">
          <w:rPr>
            <w:sz w:val="22"/>
            <w:rPrChange w:id="1088" w:author="Myles Adams" w:date="2017-10-25T09:36:00Z">
              <w:rPr/>
            </w:rPrChange>
          </w:rPr>
          <w:delText>.</w:delText>
        </w:r>
      </w:del>
      <w:ins w:id="1089" w:author="Myles Adams" w:date="2017-10-25T09:31:00Z">
        <w:r w:rsidR="00294D51" w:rsidRPr="00294D51">
          <w:rPr>
            <w:sz w:val="22"/>
            <w:rPrChange w:id="1090" w:author="Myles Adams" w:date="2017-10-25T09:36:00Z">
              <w:rPr/>
            </w:rPrChange>
          </w:rPr>
          <w:fldChar w:fldCharType="begin"/>
        </w:r>
        <w:r w:rsidR="00294D51" w:rsidRPr="00294D51">
          <w:rPr>
            <w:sz w:val="22"/>
            <w:rPrChange w:id="1091" w:author="Myles Adams" w:date="2017-10-25T09:36:00Z">
              <w:rPr/>
            </w:rPrChange>
          </w:rPr>
          <w:instrText xml:space="preserve"> HYPERLINK "</w:instrText>
        </w:r>
      </w:ins>
      <w:ins w:id="1092" w:author="Michael John Marshall" w:date="2017-10-24T23:21:00Z">
        <w:r w:rsidR="00294D51" w:rsidRPr="00294D51">
          <w:rPr>
            <w:sz w:val="22"/>
            <w:rPrChange w:id="1093" w:author="Myles Adams" w:date="2017-10-25T09:36:00Z">
              <w:rPr/>
            </w:rPrChange>
          </w:rPr>
          <w:instrText>https://www.assetstore.unity3d.com/en/#!/content/25468</w:instrText>
        </w:r>
      </w:ins>
      <w:ins w:id="1094" w:author="Myles Adams" w:date="2017-10-25T09:31:00Z">
        <w:r w:rsidR="00294D51" w:rsidRPr="00294D51">
          <w:rPr>
            <w:sz w:val="22"/>
            <w:rPrChange w:id="1095" w:author="Myles Adams" w:date="2017-10-25T09:36:00Z">
              <w:rPr/>
            </w:rPrChange>
          </w:rPr>
          <w:instrText xml:space="preserve">" </w:instrText>
        </w:r>
        <w:r w:rsidR="00294D51" w:rsidRPr="00294D51">
          <w:rPr>
            <w:sz w:val="22"/>
            <w:rPrChange w:id="1096" w:author="Myles Adams" w:date="2017-10-25T09:36:00Z">
              <w:rPr/>
            </w:rPrChange>
          </w:rPr>
          <w:fldChar w:fldCharType="separate"/>
        </w:r>
      </w:ins>
      <w:ins w:id="1097" w:author="Michael John Marshall" w:date="2017-10-24T23:21:00Z">
        <w:r w:rsidR="00294D51" w:rsidRPr="00294D51">
          <w:rPr>
            <w:rStyle w:val="Hyperlink"/>
            <w:sz w:val="22"/>
            <w:rPrChange w:id="1098" w:author="Myles Adams" w:date="2017-10-25T09:36:00Z">
              <w:rPr/>
            </w:rPrChange>
          </w:rPr>
          <w:t>https://www.assetstore.unity3d.com/en/#!/content/25468</w:t>
        </w:r>
      </w:ins>
      <w:ins w:id="1099" w:author="Myles Adams" w:date="2017-10-25T09:31:00Z">
        <w:r w:rsidR="00294D51" w:rsidRPr="00294D51">
          <w:rPr>
            <w:sz w:val="22"/>
            <w:rPrChange w:id="1100" w:author="Myles Adams" w:date="2017-10-25T09:36:00Z">
              <w:rPr/>
            </w:rPrChange>
          </w:rPr>
          <w:fldChar w:fldCharType="end"/>
        </w:r>
        <w:r w:rsidR="00294D51" w:rsidRPr="00294D51">
          <w:rPr>
            <w:sz w:val="22"/>
            <w:rPrChange w:id="1101" w:author="Myles Adams" w:date="2017-10-25T09:36:00Z">
              <w:rPr/>
            </w:rPrChange>
          </w:rPr>
          <w:t xml:space="preserve"> </w:t>
        </w:r>
      </w:ins>
    </w:p>
    <w:p w14:paraId="2CAB0E7B" w14:textId="6143468E" w:rsidR="00CC7A47" w:rsidRPr="00294D51" w:rsidDel="00640D56" w:rsidRDefault="00CC7A47" w:rsidP="00553D59">
      <w:pPr>
        <w:rPr>
          <w:b/>
          <w:sz w:val="22"/>
          <w:rPrChange w:id="1102" w:author="Myles Adams" w:date="2017-10-25T09:30:00Z">
            <w:rPr>
              <w:b/>
            </w:rPr>
          </w:rPrChange>
        </w:rPr>
      </w:pPr>
      <w:moveFromRangeStart w:id="1103" w:author="Myles Adams" w:date="2017-10-24T22:06:00Z" w:name="move370502138"/>
      <w:moveFrom w:id="1104" w:author="Myles Adams" w:date="2017-10-24T22:06:00Z">
        <w:ins w:id="1105" w:author="Michael Marshall" w:date="2017-10-13T16:42:00Z">
          <w:r w:rsidRPr="00294D51" w:rsidDel="00640D56">
            <w:rPr>
              <w:sz w:val="22"/>
              <w:rPrChange w:id="1106" w:author="Myles Adams" w:date="2017-10-25T09:30:00Z">
                <w:rPr/>
              </w:rPrChange>
            </w:rPr>
            <w:t>We also reused some code created or given to us during tutorials (i.e. phong shader</w:t>
          </w:r>
        </w:ins>
        <w:ins w:id="1107" w:author="Michael Marshall" w:date="2017-10-13T16:44:00Z">
          <w:r w:rsidR="001D0C63" w:rsidRPr="00294D51" w:rsidDel="00640D56">
            <w:rPr>
              <w:sz w:val="22"/>
              <w:rPrChange w:id="1108" w:author="Myles Adams" w:date="2017-10-25T09:30:00Z">
                <w:rPr/>
              </w:rPrChange>
            </w:rPr>
            <w:t xml:space="preserve"> and particle outside of screen death scripts.</w:t>
          </w:r>
        </w:ins>
      </w:moveFrom>
    </w:p>
    <w:moveFromRangeEnd w:id="1103"/>
    <w:p w14:paraId="086D3C03" w14:textId="77777777" w:rsidR="00F00B2B" w:rsidRPr="00294D51" w:rsidRDefault="00F00B2B">
      <w:pPr>
        <w:rPr>
          <w:sz w:val="22"/>
          <w:rPrChange w:id="1109" w:author="Myles Adams" w:date="2017-10-25T09:30:00Z">
            <w:rPr/>
          </w:rPrChange>
        </w:rPr>
      </w:pPr>
    </w:p>
    <w:sectPr w:rsidR="00F00B2B" w:rsidRPr="00294D51" w:rsidSect="00294D51">
      <w:footerReference w:type="even" r:id="rId21"/>
      <w:footerReference w:type="default" r:id="rId22"/>
      <w:pgSz w:w="11900" w:h="16840"/>
      <w:pgMar w:top="1134" w:right="1134" w:bottom="1134" w:left="1134" w:header="708" w:footer="708" w:gutter="0"/>
      <w:cols w:space="708"/>
      <w:docGrid w:linePitch="360"/>
      <w:sectPrChange w:id="1119" w:author="Myles Adams" w:date="2017-10-25T09:34:00Z">
        <w:sectPr w:rsidR="00F00B2B" w:rsidRPr="00294D51" w:rsidSect="00294D51">
          <w:pgMar w:top="1440" w:right="1800" w:bottom="1440" w:left="1800" w:header="708" w:footer="708" w:gutter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08FC25" w14:textId="77777777" w:rsidR="00472345" w:rsidRDefault="00472345" w:rsidP="002F4853">
      <w:pPr>
        <w:spacing w:before="0" w:after="0" w:line="240" w:lineRule="auto"/>
      </w:pPr>
      <w:r>
        <w:separator/>
      </w:r>
    </w:p>
  </w:endnote>
  <w:endnote w:type="continuationSeparator" w:id="0">
    <w:p w14:paraId="2BA45465" w14:textId="77777777" w:rsidR="00472345" w:rsidRDefault="00472345" w:rsidP="002F485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EFF142" w14:textId="77777777" w:rsidR="00D5135A" w:rsidRDefault="00D5135A">
    <w:pPr>
      <w:pStyle w:val="Footer"/>
      <w:framePr w:wrap="around" w:vAnchor="text" w:hAnchor="margin" w:xAlign="right" w:y="1"/>
      <w:rPr>
        <w:ins w:id="1110" w:author="Myles Adams" w:date="2017-10-25T09:50:00Z"/>
        <w:rStyle w:val="PageNumber"/>
      </w:rPr>
      <w:pPrChange w:id="1111" w:author="Myles Adams" w:date="2017-10-25T09:50:00Z">
        <w:pPr>
          <w:pStyle w:val="Footer"/>
        </w:pPr>
      </w:pPrChange>
    </w:pPr>
    <w:ins w:id="1112" w:author="Myles Adams" w:date="2017-10-25T09:50:00Z">
      <w:r>
        <w:rPr>
          <w:rStyle w:val="PageNumber"/>
        </w:rPr>
        <w:fldChar w:fldCharType="begin"/>
      </w:r>
      <w:r>
        <w:rPr>
          <w:rStyle w:val="PageNumber"/>
        </w:rPr>
        <w:instrText xml:space="preserve">PAGE  </w:instrText>
      </w:r>
      <w:r>
        <w:rPr>
          <w:rStyle w:val="PageNumber"/>
        </w:rPr>
        <w:fldChar w:fldCharType="end"/>
      </w:r>
    </w:ins>
  </w:p>
  <w:p w14:paraId="17DE9B13" w14:textId="77777777" w:rsidR="00D5135A" w:rsidRDefault="00D5135A">
    <w:pPr>
      <w:pStyle w:val="Footer"/>
      <w:ind w:right="360"/>
      <w:pPrChange w:id="1113" w:author="Myles Adams" w:date="2017-10-25T09:50:00Z">
        <w:pPr>
          <w:pStyle w:val="Footer"/>
        </w:pPr>
      </w:pPrChange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3EC7C6" w14:textId="2877C209" w:rsidR="00D5135A" w:rsidRDefault="00D5135A">
    <w:pPr>
      <w:pStyle w:val="Footer"/>
      <w:framePr w:wrap="around" w:vAnchor="text" w:hAnchor="margin" w:xAlign="right" w:y="1"/>
      <w:rPr>
        <w:ins w:id="1114" w:author="Myles Adams" w:date="2017-10-25T09:50:00Z"/>
        <w:rStyle w:val="PageNumber"/>
      </w:rPr>
      <w:pPrChange w:id="1115" w:author="Myles Adams" w:date="2017-10-25T09:50:00Z">
        <w:pPr>
          <w:pStyle w:val="Footer"/>
        </w:pPr>
      </w:pPrChange>
    </w:pPr>
    <w:ins w:id="1116" w:author="Myles Adams" w:date="2017-10-25T09:50:00Z">
      <w:r>
        <w:rPr>
          <w:rStyle w:val="PageNumber"/>
        </w:rPr>
        <w:fldChar w:fldCharType="begin"/>
      </w:r>
      <w:r>
        <w:rPr>
          <w:rStyle w:val="PageNumber"/>
        </w:rPr>
        <w:instrText xml:space="preserve">PAGE  </w:instrText>
      </w:r>
    </w:ins>
    <w:r>
      <w:rPr>
        <w:rStyle w:val="PageNumber"/>
      </w:rPr>
      <w:fldChar w:fldCharType="separate"/>
    </w:r>
    <w:r w:rsidR="00300335">
      <w:rPr>
        <w:rStyle w:val="PageNumber"/>
        <w:noProof/>
      </w:rPr>
      <w:t>7</w:t>
    </w:r>
    <w:ins w:id="1117" w:author="Myles Adams" w:date="2017-10-25T09:50:00Z">
      <w:r>
        <w:rPr>
          <w:rStyle w:val="PageNumber"/>
        </w:rPr>
        <w:fldChar w:fldCharType="end"/>
      </w:r>
    </w:ins>
  </w:p>
  <w:p w14:paraId="1ACE311C" w14:textId="77777777" w:rsidR="00D5135A" w:rsidRDefault="00D5135A">
    <w:pPr>
      <w:pStyle w:val="Footer"/>
      <w:ind w:right="360"/>
      <w:pPrChange w:id="1118" w:author="Myles Adams" w:date="2017-10-25T09:50:00Z">
        <w:pPr>
          <w:pStyle w:val="Footer"/>
        </w:pPr>
      </w:pPrChange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F9FDB6" w14:textId="77777777" w:rsidR="00472345" w:rsidRDefault="00472345" w:rsidP="002F4853">
      <w:pPr>
        <w:spacing w:before="0" w:after="0" w:line="240" w:lineRule="auto"/>
      </w:pPr>
      <w:r>
        <w:separator/>
      </w:r>
    </w:p>
  </w:footnote>
  <w:footnote w:type="continuationSeparator" w:id="0">
    <w:p w14:paraId="0C16292E" w14:textId="77777777" w:rsidR="00472345" w:rsidRDefault="00472345" w:rsidP="002F485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BD38B4"/>
    <w:multiLevelType w:val="hybridMultilevel"/>
    <w:tmpl w:val="5E42A4C6"/>
    <w:lvl w:ilvl="0" w:tplc="28C69CDE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511F9"/>
    <w:multiLevelType w:val="hybridMultilevel"/>
    <w:tmpl w:val="7DE41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646144"/>
    <w:multiLevelType w:val="hybridMultilevel"/>
    <w:tmpl w:val="380C6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085A1A"/>
    <w:multiLevelType w:val="hybridMultilevel"/>
    <w:tmpl w:val="B8145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4553F7"/>
    <w:multiLevelType w:val="hybridMultilevel"/>
    <w:tmpl w:val="CC42A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147EF6"/>
    <w:multiLevelType w:val="hybridMultilevel"/>
    <w:tmpl w:val="EFE24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E06860"/>
    <w:multiLevelType w:val="hybridMultilevel"/>
    <w:tmpl w:val="B106AAC2"/>
    <w:lvl w:ilvl="0" w:tplc="A55ADD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DFC2059"/>
    <w:multiLevelType w:val="hybridMultilevel"/>
    <w:tmpl w:val="691E2E12"/>
    <w:lvl w:ilvl="0" w:tplc="FFC82D4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0"/>
  </w:num>
  <w:num w:numId="5">
    <w:abstractNumId w:val="5"/>
  </w:num>
  <w:num w:numId="6">
    <w:abstractNumId w:val="1"/>
  </w:num>
  <w:num w:numId="7">
    <w:abstractNumId w:val="3"/>
  </w:num>
  <w:num w:numId="8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ichael Marshall">
    <w15:presenceInfo w15:providerId="Windows Live" w15:userId="fd4df265d748e1ac"/>
  </w15:person>
  <w15:person w15:author="Michael John Marshall">
    <w15:presenceInfo w15:providerId="None" w15:userId="Michael John Marshal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B2B"/>
    <w:rsid w:val="000470C4"/>
    <w:rsid w:val="00071239"/>
    <w:rsid w:val="00072047"/>
    <w:rsid w:val="00077CBC"/>
    <w:rsid w:val="00086915"/>
    <w:rsid w:val="000B7715"/>
    <w:rsid w:val="000C46C7"/>
    <w:rsid w:val="000F3025"/>
    <w:rsid w:val="001919F1"/>
    <w:rsid w:val="001B3BA1"/>
    <w:rsid w:val="001D0C63"/>
    <w:rsid w:val="001D6E02"/>
    <w:rsid w:val="001E040E"/>
    <w:rsid w:val="001F0829"/>
    <w:rsid w:val="0028269F"/>
    <w:rsid w:val="00294D51"/>
    <w:rsid w:val="002A1DD2"/>
    <w:rsid w:val="002F4853"/>
    <w:rsid w:val="00300335"/>
    <w:rsid w:val="00342973"/>
    <w:rsid w:val="00370E9E"/>
    <w:rsid w:val="003B5BB7"/>
    <w:rsid w:val="004146DF"/>
    <w:rsid w:val="00423EB0"/>
    <w:rsid w:val="00427C6A"/>
    <w:rsid w:val="0045073B"/>
    <w:rsid w:val="004555E7"/>
    <w:rsid w:val="00472345"/>
    <w:rsid w:val="004A5430"/>
    <w:rsid w:val="004C0636"/>
    <w:rsid w:val="004C1D1B"/>
    <w:rsid w:val="004C557F"/>
    <w:rsid w:val="004F7971"/>
    <w:rsid w:val="00502C5A"/>
    <w:rsid w:val="00517454"/>
    <w:rsid w:val="00527A82"/>
    <w:rsid w:val="00531938"/>
    <w:rsid w:val="00553D59"/>
    <w:rsid w:val="0056713F"/>
    <w:rsid w:val="0059090E"/>
    <w:rsid w:val="005C2F41"/>
    <w:rsid w:val="005F3230"/>
    <w:rsid w:val="00607DEA"/>
    <w:rsid w:val="00613E28"/>
    <w:rsid w:val="00627E76"/>
    <w:rsid w:val="006317D3"/>
    <w:rsid w:val="00640D56"/>
    <w:rsid w:val="00641BD1"/>
    <w:rsid w:val="00652815"/>
    <w:rsid w:val="007013BE"/>
    <w:rsid w:val="00702C10"/>
    <w:rsid w:val="00711B7D"/>
    <w:rsid w:val="00717B75"/>
    <w:rsid w:val="007505BE"/>
    <w:rsid w:val="00784FA1"/>
    <w:rsid w:val="00802C4D"/>
    <w:rsid w:val="008123BA"/>
    <w:rsid w:val="00815ABE"/>
    <w:rsid w:val="00861010"/>
    <w:rsid w:val="008A424B"/>
    <w:rsid w:val="008B3A04"/>
    <w:rsid w:val="00910553"/>
    <w:rsid w:val="00916D8E"/>
    <w:rsid w:val="00940A3D"/>
    <w:rsid w:val="009568D0"/>
    <w:rsid w:val="00972D81"/>
    <w:rsid w:val="009930D7"/>
    <w:rsid w:val="00993EBC"/>
    <w:rsid w:val="009B2CF7"/>
    <w:rsid w:val="009B410C"/>
    <w:rsid w:val="00A12984"/>
    <w:rsid w:val="00A91EEB"/>
    <w:rsid w:val="00AB1B2D"/>
    <w:rsid w:val="00AC0B13"/>
    <w:rsid w:val="00AC1D92"/>
    <w:rsid w:val="00AC1E72"/>
    <w:rsid w:val="00AE6982"/>
    <w:rsid w:val="00AF7418"/>
    <w:rsid w:val="00AF7F0B"/>
    <w:rsid w:val="00B15739"/>
    <w:rsid w:val="00B209F1"/>
    <w:rsid w:val="00B30D72"/>
    <w:rsid w:val="00B34DC8"/>
    <w:rsid w:val="00B35C30"/>
    <w:rsid w:val="00B567A6"/>
    <w:rsid w:val="00B81A1F"/>
    <w:rsid w:val="00B961A4"/>
    <w:rsid w:val="00BB509B"/>
    <w:rsid w:val="00C04AC1"/>
    <w:rsid w:val="00C71D2D"/>
    <w:rsid w:val="00C77D04"/>
    <w:rsid w:val="00CC7A47"/>
    <w:rsid w:val="00CE0E30"/>
    <w:rsid w:val="00D209A7"/>
    <w:rsid w:val="00D20A9E"/>
    <w:rsid w:val="00D32991"/>
    <w:rsid w:val="00D5135A"/>
    <w:rsid w:val="00D56714"/>
    <w:rsid w:val="00D63FEF"/>
    <w:rsid w:val="00D7726B"/>
    <w:rsid w:val="00D906FD"/>
    <w:rsid w:val="00DB5BA4"/>
    <w:rsid w:val="00DD54BA"/>
    <w:rsid w:val="00E255FA"/>
    <w:rsid w:val="00E46467"/>
    <w:rsid w:val="00E77BAD"/>
    <w:rsid w:val="00EA3254"/>
    <w:rsid w:val="00EA3CB2"/>
    <w:rsid w:val="00F00B2B"/>
    <w:rsid w:val="00F329F2"/>
    <w:rsid w:val="00F40FB4"/>
    <w:rsid w:val="00F75E03"/>
    <w:rsid w:val="00FA6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F424E4"/>
  <w14:defaultImageDpi w14:val="300"/>
  <w15:docId w15:val="{002E0FDA-CDB8-43C8-A303-4A5C3D0BB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Report"/>
    <w:qFormat/>
    <w:rsid w:val="00861010"/>
    <w:pPr>
      <w:spacing w:before="40" w:after="40" w:line="360" w:lineRule="auto"/>
      <w:contextualSpacing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0B2B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30D7"/>
    <w:pPr>
      <w:spacing w:before="0"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0D7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1B3B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427C6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427C6A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List2-Accent1">
    <w:name w:val="Medium List 2 Accent 1"/>
    <w:basedOn w:val="TableNormal"/>
    <w:uiPriority w:val="66"/>
    <w:rsid w:val="00427C6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-Accent1">
    <w:name w:val="Medium Grid 1 Accent 1"/>
    <w:basedOn w:val="TableNormal"/>
    <w:uiPriority w:val="67"/>
    <w:rsid w:val="00427C6A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LightList">
    <w:name w:val="Light List"/>
    <w:basedOn w:val="TableNormal"/>
    <w:uiPriority w:val="61"/>
    <w:rsid w:val="00427C6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3oh-">
    <w:name w:val="_3oh-"/>
    <w:basedOn w:val="DefaultParagraphFont"/>
    <w:rsid w:val="00AC1E72"/>
  </w:style>
  <w:style w:type="character" w:styleId="Hyperlink">
    <w:name w:val="Hyperlink"/>
    <w:basedOn w:val="DefaultParagraphFont"/>
    <w:uiPriority w:val="99"/>
    <w:unhideWhenUsed/>
    <w:rsid w:val="0051745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B7715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F4853"/>
    <w:pPr>
      <w:tabs>
        <w:tab w:val="center" w:pos="4320"/>
        <w:tab w:val="right" w:pos="864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4853"/>
  </w:style>
  <w:style w:type="character" w:styleId="PageNumber">
    <w:name w:val="page number"/>
    <w:basedOn w:val="DefaultParagraphFont"/>
    <w:uiPriority w:val="99"/>
    <w:semiHidden/>
    <w:unhideWhenUsed/>
    <w:rsid w:val="002F48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0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03737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064798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2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microsoft.com/office/2007/relationships/hdphoto" Target="media/hdphoto5.wdp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7948E0F-CE26-4A1F-A429-187437939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1611</Words>
  <Characters>9188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Myles</Company>
  <LinksUpToDate>false</LinksUpToDate>
  <CharactersWithSpaces>10778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Myles Adams</dc:creator>
  <cp:keywords/>
  <dc:description/>
  <cp:lastModifiedBy>Michael John Marshall</cp:lastModifiedBy>
  <cp:revision>5</cp:revision>
  <cp:lastPrinted>2017-10-24T23:01:00Z</cp:lastPrinted>
  <dcterms:created xsi:type="dcterms:W3CDTF">2017-10-24T23:01:00Z</dcterms:created>
  <dcterms:modified xsi:type="dcterms:W3CDTF">2017-10-25T02:30:00Z</dcterms:modified>
</cp:coreProperties>
</file>